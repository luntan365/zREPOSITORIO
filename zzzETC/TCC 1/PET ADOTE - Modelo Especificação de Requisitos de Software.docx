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before="4000" w:lineRule="auto"/>
        <w:contextualSpacing w:val="0"/>
        <w:jc w:val="right"/>
        <w:rPr>
          <w:rFonts w:ascii="Calibri" w:cs="Calibri" w:eastAsia="Calibri" w:hAnsi="Calibri"/>
          <w:b w:val="1"/>
          <w:sz w:val="48"/>
          <w:szCs w:val="4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1343025</wp:posOffset>
            </wp:positionH>
            <wp:positionV relativeFrom="paragraph">
              <wp:posOffset>1571625</wp:posOffset>
            </wp:positionV>
            <wp:extent cx="3075713" cy="1590329"/>
            <wp:effectExtent b="152400" l="152400" r="152400" t="152400"/>
            <wp:wrapTopAndBottom distB="0" distT="0"/>
            <wp:docPr id="11" name="image28.jpg"/>
            <a:graphic>
              <a:graphicData uri="http://schemas.openxmlformats.org/drawingml/2006/picture">
                <pic:pic>
                  <pic:nvPicPr>
                    <pic:cNvPr id="0" name="image28.jpg"/>
                    <pic:cNvPicPr preferRelativeResize="0"/>
                  </pic:nvPicPr>
                  <pic:blipFill>
                    <a:blip r:embed="rId6"/>
                    <a:srcRect b="0" l="0" r="0" t="0"/>
                    <a:stretch>
                      <a:fillRect/>
                    </a:stretch>
                  </pic:blipFill>
                  <pic:spPr>
                    <a:xfrm>
                      <a:off x="0" y="0"/>
                      <a:ext cx="3075713" cy="1590329"/>
                    </a:xfrm>
                    <a:prstGeom prst="rect"/>
                    <a:ln w="152400">
                      <a:solidFill>
                        <a:srgbClr val="FFFFFF"/>
                      </a:solidFill>
                      <a:prstDash val="solid"/>
                    </a:ln>
                  </pic:spPr>
                </pic:pic>
              </a:graphicData>
            </a:graphic>
          </wp:anchor>
        </w:drawing>
      </w:r>
    </w:p>
    <w:p w:rsidR="00000000" w:rsidDel="00000000" w:rsidP="00000000" w:rsidRDefault="00000000" w:rsidRPr="00000000">
      <w:pPr>
        <w:spacing w:before="4000" w:lineRule="auto"/>
        <w:contextualSpacing w:val="0"/>
        <w:jc w:val="right"/>
        <w:rPr>
          <w:rFonts w:ascii="Calibri" w:cs="Calibri" w:eastAsia="Calibri" w:hAnsi="Calibri"/>
          <w:sz w:val="24"/>
          <w:szCs w:val="24"/>
        </w:rPr>
      </w:pPr>
      <w:r w:rsidDel="00000000" w:rsidR="00000000" w:rsidRPr="00000000">
        <w:rPr>
          <w:rFonts w:ascii="Calibri" w:cs="Calibri" w:eastAsia="Calibri" w:hAnsi="Calibri"/>
          <w:b w:val="1"/>
          <w:sz w:val="48"/>
          <w:szCs w:val="48"/>
          <w:rtl w:val="0"/>
        </w:rPr>
        <w:t xml:space="preserve">Especificação de Requisitos de Software PetAdote</w:t>
      </w:r>
      <w:r w:rsidDel="00000000" w:rsidR="00000000" w:rsidRPr="00000000">
        <w:br w:type="page"/>
      </w:r>
      <w:r w:rsidDel="00000000" w:rsidR="00000000" w:rsidRPr="00000000">
        <w:rPr>
          <w:rtl w:val="0"/>
        </w:rPr>
      </w:r>
    </w:p>
    <w:p w:rsidR="00000000" w:rsidDel="00000000" w:rsidP="00000000" w:rsidRDefault="00000000" w:rsidRPr="00000000">
      <w:pPr>
        <w:spacing w:after="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Histórico de versões</w:t>
      </w:r>
      <w:r w:rsidDel="00000000" w:rsidR="00000000" w:rsidRPr="00000000">
        <w:rPr>
          <w:rtl w:val="0"/>
        </w:rPr>
      </w:r>
    </w:p>
    <w:tbl>
      <w:tblPr>
        <w:tblStyle w:val="Table1"/>
        <w:tblW w:w="89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975"/>
        <w:gridCol w:w="3634"/>
        <w:gridCol w:w="2923"/>
        <w:tblGridChange w:id="0">
          <w:tblGrid>
            <w:gridCol w:w="1440"/>
            <w:gridCol w:w="975"/>
            <w:gridCol w:w="3634"/>
            <w:gridCol w:w="2923"/>
          </w:tblGrid>
        </w:tblGridChange>
      </w:tblGrid>
      <w:tr>
        <w:tc>
          <w:tcPr>
            <w:shd w:fill="9fc5e8" w:val="clear"/>
          </w:tcPr>
          <w:p w:rsidR="00000000" w:rsidDel="00000000" w:rsidP="00000000" w:rsidRDefault="00000000" w:rsidRPr="00000000">
            <w:pPr>
              <w:widowControl w:val="1"/>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w:t>
            </w:r>
            <w:r w:rsidDel="00000000" w:rsidR="00000000" w:rsidRPr="00000000">
              <w:rPr>
                <w:rtl w:val="0"/>
              </w:rPr>
            </w:r>
          </w:p>
        </w:tc>
        <w:tc>
          <w:tcPr>
            <w:shd w:fill="9fc5e8" w:val="clear"/>
          </w:tcPr>
          <w:p w:rsidR="00000000" w:rsidDel="00000000" w:rsidP="00000000" w:rsidRDefault="00000000" w:rsidRPr="00000000">
            <w:pPr>
              <w:widowControl w:val="1"/>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Versão</w:t>
            </w:r>
            <w:r w:rsidDel="00000000" w:rsidR="00000000" w:rsidRPr="00000000">
              <w:rPr>
                <w:rtl w:val="0"/>
              </w:rPr>
            </w:r>
          </w:p>
        </w:tc>
        <w:tc>
          <w:tcPr>
            <w:shd w:fill="9fc5e8" w:val="clear"/>
          </w:tcPr>
          <w:p w:rsidR="00000000" w:rsidDel="00000000" w:rsidP="00000000" w:rsidRDefault="00000000" w:rsidRPr="00000000">
            <w:pPr>
              <w:widowControl w:val="1"/>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c>
          <w:tcPr>
            <w:shd w:fill="9fc5e8" w:val="clear"/>
          </w:tcPr>
          <w:p w:rsidR="00000000" w:rsidDel="00000000" w:rsidP="00000000" w:rsidRDefault="00000000" w:rsidRPr="00000000">
            <w:pPr>
              <w:widowControl w:val="1"/>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Autor</w:t>
            </w:r>
            <w:r w:rsidDel="00000000" w:rsidR="00000000" w:rsidRPr="00000000">
              <w:rPr>
                <w:rtl w:val="0"/>
              </w:rPr>
            </w:r>
          </w:p>
        </w:tc>
      </w:tr>
      <w:tr>
        <w:tc>
          <w:tcPr>
            <w:shd w:fill="ffffff" w:val="clear"/>
            <w:vAlign w:val="center"/>
          </w:tcPr>
          <w:p w:rsidR="00000000" w:rsidDel="00000000" w:rsidP="00000000" w:rsidRDefault="00000000" w:rsidRPr="00000000">
            <w:pPr>
              <w:spacing w:after="0" w:before="0"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12/02/17</w:t>
            </w:r>
          </w:p>
        </w:tc>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ffffff" w:val="clear"/>
            <w:vAlign w:val="center"/>
          </w:tcPr>
          <w:p w:rsidR="00000000" w:rsidDel="00000000" w:rsidP="00000000" w:rsidRDefault="00000000" w:rsidRPr="00000000">
            <w:pPr>
              <w:widowControl w:val="1"/>
              <w:spacing w:after="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 da introdução e Objetivo</w:t>
            </w:r>
          </w:p>
        </w:tc>
        <w:tc>
          <w:tcPr>
            <w:shd w:fill="ffffff" w:val="clear"/>
            <w:vAlign w:val="center"/>
          </w:tcPr>
          <w:p w:rsidR="00000000" w:rsidDel="00000000" w:rsidP="00000000" w:rsidRDefault="00000000" w:rsidRPr="00000000">
            <w:pPr>
              <w:widowControl w:val="1"/>
              <w:spacing w:after="6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Jardel Rodrigues</w:t>
            </w:r>
            <w:r w:rsidDel="00000000" w:rsidR="00000000" w:rsidRPr="00000000">
              <w:rPr>
                <w:rtl w:val="0"/>
              </w:rPr>
            </w:r>
          </w:p>
        </w:tc>
      </w:tr>
      <w:tr>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23/02/17</w:t>
            </w:r>
          </w:p>
        </w:tc>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c>
          <w:tcPr>
            <w:shd w:fill="ffffff" w:val="clear"/>
            <w:vAlign w:val="center"/>
          </w:tcPr>
          <w:p w:rsidR="00000000" w:rsidDel="00000000" w:rsidP="00000000" w:rsidRDefault="00000000" w:rsidRPr="00000000">
            <w:pPr>
              <w:widowControl w:val="1"/>
              <w:spacing w:after="6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Correção de textos e criação de tópicos do documento</w:t>
            </w:r>
          </w:p>
        </w:tc>
        <w:tc>
          <w:tcPr>
            <w:shd w:fill="ffffff" w:val="clear"/>
            <w:vAlign w:val="center"/>
          </w:tcPr>
          <w:p w:rsidR="00000000" w:rsidDel="00000000" w:rsidP="00000000" w:rsidRDefault="00000000" w:rsidRPr="00000000">
            <w:pPr>
              <w:widowControl w:val="1"/>
              <w:spacing w:after="6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Carlos Littbarski</w:t>
            </w:r>
            <w:r w:rsidDel="00000000" w:rsidR="00000000" w:rsidRPr="00000000">
              <w:rPr>
                <w:rtl w:val="0"/>
              </w:rPr>
            </w:r>
          </w:p>
        </w:tc>
      </w:tr>
      <w:tr>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13/03/17</w:t>
            </w:r>
          </w:p>
        </w:tc>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c>
          <w:tcPr>
            <w:shd w:fill="ffffff" w:val="clear"/>
            <w:vAlign w:val="center"/>
          </w:tcPr>
          <w:p w:rsidR="00000000" w:rsidDel="00000000" w:rsidP="00000000" w:rsidRDefault="00000000" w:rsidRPr="00000000">
            <w:pPr>
              <w:widowControl w:val="1"/>
              <w:spacing w:after="6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Inserção dos requisitos funcionais, alguns requisitos não funcionais  e regras de negócios</w:t>
            </w:r>
          </w:p>
        </w:tc>
        <w:tc>
          <w:tcPr>
            <w:shd w:fill="ffffff" w:val="clear"/>
            <w:vAlign w:val="center"/>
          </w:tcPr>
          <w:p w:rsidR="00000000" w:rsidDel="00000000" w:rsidP="00000000" w:rsidRDefault="00000000" w:rsidRPr="00000000">
            <w:pPr>
              <w:widowControl w:val="1"/>
              <w:spacing w:after="6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Deijacir Fernando</w:t>
            </w:r>
            <w:r w:rsidDel="00000000" w:rsidR="00000000" w:rsidRPr="00000000">
              <w:rPr>
                <w:rtl w:val="0"/>
              </w:rPr>
            </w:r>
          </w:p>
        </w:tc>
      </w:tr>
      <w:tr>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19/03/14</w:t>
            </w:r>
          </w:p>
        </w:tc>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1.2.1</w:t>
            </w:r>
          </w:p>
        </w:tc>
        <w:tc>
          <w:tcPr>
            <w:shd w:fill="ffffff" w:val="clear"/>
            <w:vAlign w:val="center"/>
          </w:tcPr>
          <w:p w:rsidR="00000000" w:rsidDel="00000000" w:rsidP="00000000" w:rsidRDefault="00000000" w:rsidRPr="00000000">
            <w:pPr>
              <w:widowControl w:val="1"/>
              <w:spacing w:after="6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Inserção dos casos de uso</w:t>
            </w:r>
          </w:p>
        </w:tc>
        <w:tc>
          <w:tcPr>
            <w:shd w:fill="ffffff" w:val="clear"/>
            <w:vAlign w:val="center"/>
          </w:tcPr>
          <w:p w:rsidR="00000000" w:rsidDel="00000000" w:rsidP="00000000" w:rsidRDefault="00000000" w:rsidRPr="00000000">
            <w:pPr>
              <w:widowControl w:val="1"/>
              <w:spacing w:after="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Carlos Littbarski</w:t>
            </w:r>
          </w:p>
          <w:p w:rsidR="00000000" w:rsidDel="00000000" w:rsidP="00000000" w:rsidRDefault="00000000" w:rsidRPr="00000000">
            <w:pPr>
              <w:widowControl w:val="1"/>
              <w:spacing w:after="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Deijacir Fernando</w:t>
            </w:r>
          </w:p>
          <w:p w:rsidR="00000000" w:rsidDel="00000000" w:rsidP="00000000" w:rsidRDefault="00000000" w:rsidRPr="00000000">
            <w:pPr>
              <w:widowControl w:val="1"/>
              <w:spacing w:after="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Jardel Rodrigues</w:t>
            </w:r>
          </w:p>
        </w:tc>
      </w:tr>
      <w:tr>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11/04/17</w:t>
            </w:r>
          </w:p>
        </w:tc>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c>
          <w:tcPr>
            <w:shd w:fill="ffffff" w:val="clear"/>
            <w:vAlign w:val="center"/>
          </w:tcPr>
          <w:p w:rsidR="00000000" w:rsidDel="00000000" w:rsidP="00000000" w:rsidRDefault="00000000" w:rsidRPr="00000000">
            <w:pPr>
              <w:widowControl w:val="1"/>
              <w:spacing w:after="6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Inserção dos diagramas de casos de classe</w:t>
            </w:r>
          </w:p>
        </w:tc>
        <w:tc>
          <w:tcPr>
            <w:shd w:fill="ffffff" w:val="clear"/>
            <w:vAlign w:val="center"/>
          </w:tcPr>
          <w:p w:rsidR="00000000" w:rsidDel="00000000" w:rsidP="00000000" w:rsidRDefault="00000000" w:rsidRPr="00000000">
            <w:pPr>
              <w:widowControl w:val="1"/>
              <w:spacing w:after="6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Carlos Littbarski</w:t>
            </w:r>
            <w:r w:rsidDel="00000000" w:rsidR="00000000" w:rsidRPr="00000000">
              <w:rPr>
                <w:rtl w:val="0"/>
              </w:rPr>
            </w:r>
          </w:p>
        </w:tc>
      </w:tr>
      <w:tr>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15/05/17</w:t>
            </w:r>
          </w:p>
        </w:tc>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c>
          <w:tcPr>
            <w:shd w:fill="ffffff" w:val="clear"/>
            <w:vAlign w:val="center"/>
          </w:tcPr>
          <w:p w:rsidR="00000000" w:rsidDel="00000000" w:rsidP="00000000" w:rsidRDefault="00000000" w:rsidRPr="00000000">
            <w:pPr>
              <w:widowControl w:val="1"/>
              <w:spacing w:after="6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Inserção de outros requisitos não funcionais, reestruturação do documentos, atualização dos diagramas de casos de uso e classe e inserção dos dados da pesquisa, atualização do escopo do produto, acrescentado limites, benefícios do produto e funções do produto.</w:t>
            </w:r>
          </w:p>
        </w:tc>
        <w:tc>
          <w:tcPr>
            <w:shd w:fill="ffffff" w:val="clear"/>
            <w:vAlign w:val="center"/>
          </w:tcPr>
          <w:p w:rsidR="00000000" w:rsidDel="00000000" w:rsidP="00000000" w:rsidRDefault="00000000" w:rsidRPr="00000000">
            <w:pPr>
              <w:widowControl w:val="1"/>
              <w:spacing w:after="6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Carlos Littbarski</w:t>
            </w:r>
            <w:r w:rsidDel="00000000" w:rsidR="00000000" w:rsidRPr="00000000">
              <w:rPr>
                <w:rtl w:val="0"/>
              </w:rPr>
            </w:r>
          </w:p>
        </w:tc>
      </w:tr>
      <w:tr>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16/05/17</w:t>
            </w:r>
          </w:p>
        </w:tc>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c>
          <w:tcPr>
            <w:shd w:fill="ffffff" w:val="clear"/>
            <w:vAlign w:val="center"/>
          </w:tcPr>
          <w:p w:rsidR="00000000" w:rsidDel="00000000" w:rsidP="00000000" w:rsidRDefault="00000000" w:rsidRPr="00000000">
            <w:pPr>
              <w:widowControl w:val="1"/>
              <w:spacing w:after="6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Criação dos RF 8 a 9, RNF 7-8, UC 5-7, atualização dos Diagramas de Caso de Uso e Diagrama de Classe</w:t>
            </w:r>
          </w:p>
        </w:tc>
        <w:tc>
          <w:tcPr>
            <w:shd w:fill="ffffff" w:val="clear"/>
            <w:vAlign w:val="center"/>
          </w:tcPr>
          <w:p w:rsidR="00000000" w:rsidDel="00000000" w:rsidP="00000000" w:rsidRDefault="00000000" w:rsidRPr="00000000">
            <w:pPr>
              <w:widowControl w:val="1"/>
              <w:spacing w:after="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Carlos Littbarski</w:t>
            </w:r>
          </w:p>
          <w:p w:rsidR="00000000" w:rsidDel="00000000" w:rsidP="00000000" w:rsidRDefault="00000000" w:rsidRPr="00000000">
            <w:pPr>
              <w:widowControl w:val="1"/>
              <w:spacing w:after="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Deijacir Fernando</w:t>
            </w:r>
          </w:p>
        </w:tc>
      </w:tr>
      <w:tr>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16/05/17</w:t>
            </w:r>
          </w:p>
        </w:tc>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1.5.1</w:t>
            </w:r>
          </w:p>
        </w:tc>
        <w:tc>
          <w:tcPr>
            <w:shd w:fill="ffffff" w:val="clear"/>
            <w:vAlign w:val="center"/>
          </w:tcPr>
          <w:p w:rsidR="00000000" w:rsidDel="00000000" w:rsidP="00000000" w:rsidRDefault="00000000" w:rsidRPr="00000000">
            <w:pPr>
              <w:widowControl w:val="1"/>
              <w:spacing w:after="6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Atualização dos diagramas de casos de uso</w:t>
            </w:r>
          </w:p>
        </w:tc>
        <w:tc>
          <w:tcPr>
            <w:shd w:fill="ffffff" w:val="clear"/>
            <w:vAlign w:val="center"/>
          </w:tcPr>
          <w:p w:rsidR="00000000" w:rsidDel="00000000" w:rsidP="00000000" w:rsidRDefault="00000000" w:rsidRPr="00000000">
            <w:pPr>
              <w:widowControl w:val="1"/>
              <w:spacing w:after="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Carlos Littbarski</w:t>
            </w:r>
          </w:p>
        </w:tc>
      </w:tr>
      <w:tr>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21/05/17</w:t>
            </w:r>
          </w:p>
        </w:tc>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tc>
          <w:tcPr>
            <w:shd w:fill="ffffff" w:val="clear"/>
            <w:vAlign w:val="center"/>
          </w:tcPr>
          <w:p w:rsidR="00000000" w:rsidDel="00000000" w:rsidP="00000000" w:rsidRDefault="00000000" w:rsidRPr="00000000">
            <w:pPr>
              <w:widowControl w:val="1"/>
              <w:spacing w:after="6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Atualização dos diagramas de caso de uso e inclusão dos diagramas de Sequência</w:t>
            </w:r>
          </w:p>
        </w:tc>
        <w:tc>
          <w:tcPr>
            <w:shd w:fill="ffffff" w:val="clear"/>
            <w:vAlign w:val="center"/>
          </w:tcPr>
          <w:p w:rsidR="00000000" w:rsidDel="00000000" w:rsidP="00000000" w:rsidRDefault="00000000" w:rsidRPr="00000000">
            <w:pPr>
              <w:widowControl w:val="1"/>
              <w:spacing w:after="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Carlos Littbarski</w:t>
            </w:r>
          </w:p>
        </w:tc>
      </w:tr>
      <w:tr>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30/05/17</w:t>
            </w:r>
          </w:p>
        </w:tc>
        <w:tc>
          <w:tcPr>
            <w:shd w:fill="ffffff" w:val="clear"/>
            <w:vAlign w:val="center"/>
          </w:tcPr>
          <w:p w:rsidR="00000000" w:rsidDel="00000000" w:rsidP="00000000" w:rsidRDefault="00000000" w:rsidRPr="00000000">
            <w:pPr>
              <w:widowControl w:val="1"/>
              <w:spacing w:after="6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shd w:fill="ffffff" w:val="clear"/>
            <w:vAlign w:val="center"/>
          </w:tcPr>
          <w:p w:rsidR="00000000" w:rsidDel="00000000" w:rsidP="00000000" w:rsidRDefault="00000000" w:rsidRPr="00000000">
            <w:pPr>
              <w:widowControl w:val="1"/>
              <w:spacing w:after="6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Criação dos Diagramas de Atividades e Acréscimo dos Prints das Telas</w:t>
            </w:r>
          </w:p>
        </w:tc>
        <w:tc>
          <w:tcPr>
            <w:shd w:fill="ffffff" w:val="clear"/>
            <w:vAlign w:val="center"/>
          </w:tcPr>
          <w:p w:rsidR="00000000" w:rsidDel="00000000" w:rsidP="00000000" w:rsidRDefault="00000000" w:rsidRPr="00000000">
            <w:pPr>
              <w:widowControl w:val="1"/>
              <w:spacing w:after="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Carlos Littbarski</w:t>
            </w:r>
          </w:p>
          <w:p w:rsidR="00000000" w:rsidDel="00000000" w:rsidP="00000000" w:rsidRDefault="00000000" w:rsidRPr="00000000">
            <w:pPr>
              <w:widowControl w:val="1"/>
              <w:spacing w:after="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Jardel Rodrigues</w:t>
            </w:r>
          </w:p>
        </w:tc>
      </w:tr>
    </w:tbl>
    <w:p w:rsidR="00000000" w:rsidDel="00000000" w:rsidP="00000000" w:rsidRDefault="00000000" w:rsidRPr="00000000">
      <w:pPr>
        <w:contextualSpacing w:val="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after="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637.795275590554"/>
            </w:tabs>
            <w:spacing w:before="80" w:line="240" w:lineRule="auto"/>
            <w:ind w:left="0" w:firstLine="0"/>
            <w:contextualSpacing w:val="0"/>
            <w:rPr>
              <w:rFonts w:ascii="Calibri" w:cs="Calibri" w:eastAsia="Calibri" w:hAnsi="Calibri"/>
              <w:sz w:val="18"/>
              <w:szCs w:val="18"/>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1 </w:t>
            </w:r>
          </w:hyperlink>
          <w:hyperlink w:anchor="_gjdgxs">
            <w:r w:rsidDel="00000000" w:rsidR="00000000" w:rsidRPr="00000000">
              <w:rPr>
                <w:rFonts w:ascii="Calibri" w:cs="Calibri" w:eastAsia="Calibri" w:hAnsi="Calibri"/>
                <w:b w:val="1"/>
                <w:sz w:val="18"/>
                <w:szCs w:val="18"/>
                <w:rtl w:val="0"/>
              </w:rPr>
              <w:t xml:space="preserve">- Introdução</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svhffvzepvb0">
            <w:r w:rsidDel="00000000" w:rsidR="00000000" w:rsidRPr="00000000">
              <w:rPr>
                <w:rFonts w:ascii="Calibri" w:cs="Calibri" w:eastAsia="Calibri" w:hAnsi="Calibri"/>
                <w:b w:val="1"/>
                <w:sz w:val="18"/>
                <w:szCs w:val="18"/>
                <w:rtl w:val="0"/>
              </w:rPr>
              <w:t xml:space="preserve">2 - Pesquisa</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_svhffvzepvb0 \h </w:instrText>
            <w:fldChar w:fldCharType="separate"/>
          </w:r>
          <w:r w:rsidDel="00000000" w:rsidR="00000000" w:rsidRPr="00000000">
            <w:rPr>
              <w:rFonts w:ascii="Calibri" w:cs="Calibri" w:eastAsia="Calibri" w:hAnsi="Calibri"/>
              <w:b w:val="1"/>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7b9nob3ji24u">
            <w:r w:rsidDel="00000000" w:rsidR="00000000" w:rsidRPr="00000000">
              <w:rPr>
                <w:rFonts w:ascii="Calibri" w:cs="Calibri" w:eastAsia="Calibri" w:hAnsi="Calibri"/>
                <w:b w:val="1"/>
                <w:sz w:val="18"/>
                <w:szCs w:val="18"/>
                <w:rtl w:val="0"/>
              </w:rPr>
              <w:t xml:space="preserve">2.1 - Resultados</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_7b9nob3ji24u \h </w:instrText>
            <w:fldChar w:fldCharType="separate"/>
          </w:r>
          <w:r w:rsidDel="00000000" w:rsidR="00000000" w:rsidRPr="00000000">
            <w:rPr>
              <w:rFonts w:ascii="Calibri" w:cs="Calibri" w:eastAsia="Calibri" w:hAnsi="Calibri"/>
              <w:b w:val="1"/>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sfxkq3760h1y">
            <w:r w:rsidDel="00000000" w:rsidR="00000000" w:rsidRPr="00000000">
              <w:rPr>
                <w:rFonts w:ascii="Calibri" w:cs="Calibri" w:eastAsia="Calibri" w:hAnsi="Calibri"/>
                <w:b w:val="1"/>
                <w:sz w:val="18"/>
                <w:szCs w:val="18"/>
                <w:rtl w:val="0"/>
              </w:rPr>
              <w:t xml:space="preserve">3 - Objetivos</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_sfxkq3760h1y \h </w:instrText>
            <w:fldChar w:fldCharType="separate"/>
          </w:r>
          <w:r w:rsidDel="00000000" w:rsidR="00000000" w:rsidRPr="00000000">
            <w:rPr>
              <w:rFonts w:ascii="Calibri" w:cs="Calibri" w:eastAsia="Calibri" w:hAnsi="Calibri"/>
              <w:b w:val="1"/>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3p95nm5fnrtg">
            <w:r w:rsidDel="00000000" w:rsidR="00000000" w:rsidRPr="00000000">
              <w:rPr>
                <w:rFonts w:ascii="Calibri" w:cs="Calibri" w:eastAsia="Calibri" w:hAnsi="Calibri"/>
                <w:b w:val="1"/>
                <w:sz w:val="18"/>
                <w:szCs w:val="18"/>
                <w:rtl w:val="0"/>
              </w:rPr>
              <w:t xml:space="preserve">3.1 -  Escopo do Produto</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_3p95nm5fnrtg \h </w:instrText>
            <w:fldChar w:fldCharType="separate"/>
          </w:r>
          <w:r w:rsidDel="00000000" w:rsidR="00000000" w:rsidRPr="00000000">
            <w:rPr>
              <w:rFonts w:ascii="Calibri" w:cs="Calibri" w:eastAsia="Calibri" w:hAnsi="Calibri"/>
              <w:b w:val="1"/>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4q7r7whay9se">
            <w:r w:rsidDel="00000000" w:rsidR="00000000" w:rsidRPr="00000000">
              <w:rPr>
                <w:rFonts w:ascii="Calibri" w:cs="Calibri" w:eastAsia="Calibri" w:hAnsi="Calibri"/>
                <w:b w:val="1"/>
                <w:sz w:val="18"/>
                <w:szCs w:val="18"/>
                <w:rtl w:val="0"/>
              </w:rPr>
              <w:t xml:space="preserve">3.2 - Regras das Transações Realizadas Através do Produto</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_4q7r7whay9se \h </w:instrText>
            <w:fldChar w:fldCharType="separate"/>
          </w:r>
          <w:r w:rsidDel="00000000" w:rsidR="00000000" w:rsidRPr="00000000">
            <w:rPr>
              <w:rFonts w:ascii="Calibri" w:cs="Calibri" w:eastAsia="Calibri" w:hAnsi="Calibri"/>
              <w:b w:val="1"/>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mn9l35n5b9b0">
            <w:r w:rsidDel="00000000" w:rsidR="00000000" w:rsidRPr="00000000">
              <w:rPr>
                <w:rFonts w:ascii="Calibri" w:cs="Calibri" w:eastAsia="Calibri" w:hAnsi="Calibri"/>
                <w:b w:val="1"/>
                <w:sz w:val="18"/>
                <w:szCs w:val="18"/>
                <w:rtl w:val="0"/>
              </w:rPr>
              <w:t xml:space="preserve">3.3 - Benefícios do Produto</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_mn9l35n5b9b0 \h </w:instrText>
            <w:fldChar w:fldCharType="separate"/>
          </w:r>
          <w:r w:rsidDel="00000000" w:rsidR="00000000" w:rsidRPr="00000000">
            <w:rPr>
              <w:rFonts w:ascii="Calibri" w:cs="Calibri" w:eastAsia="Calibri" w:hAnsi="Calibri"/>
              <w:b w:val="1"/>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fvawjc6ymm9i">
            <w:r w:rsidDel="00000000" w:rsidR="00000000" w:rsidRPr="00000000">
              <w:rPr>
                <w:rFonts w:ascii="Calibri" w:cs="Calibri" w:eastAsia="Calibri" w:hAnsi="Calibri"/>
                <w:b w:val="1"/>
                <w:sz w:val="18"/>
                <w:szCs w:val="18"/>
                <w:rtl w:val="0"/>
              </w:rPr>
              <w:t xml:space="preserve">4 - Descrição Geral</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_fvawjc6ymm9i \h </w:instrText>
            <w:fldChar w:fldCharType="separate"/>
          </w:r>
          <w:r w:rsidDel="00000000" w:rsidR="00000000" w:rsidRPr="00000000">
            <w:rPr>
              <w:rFonts w:ascii="Calibri" w:cs="Calibri" w:eastAsia="Calibri" w:hAnsi="Calibri"/>
              <w:b w:val="1"/>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fvawjc6ymm9i">
            <w:r w:rsidDel="00000000" w:rsidR="00000000" w:rsidRPr="00000000">
              <w:rPr>
                <w:rFonts w:ascii="Calibri" w:cs="Calibri" w:eastAsia="Calibri" w:hAnsi="Calibri"/>
                <w:b w:val="1"/>
                <w:sz w:val="18"/>
                <w:szCs w:val="18"/>
                <w:rtl w:val="0"/>
              </w:rPr>
              <w:t xml:space="preserve">4.1 - Perspectiva do Produto</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_fvawjc6ymm9i \h </w:instrText>
            <w:fldChar w:fldCharType="separate"/>
          </w:r>
          <w:r w:rsidDel="00000000" w:rsidR="00000000" w:rsidRPr="00000000">
            <w:rPr>
              <w:rFonts w:ascii="Calibri" w:cs="Calibri" w:eastAsia="Calibri" w:hAnsi="Calibri"/>
              <w:b w:val="1"/>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tyjcwt">
            <w:r w:rsidDel="00000000" w:rsidR="00000000" w:rsidRPr="00000000">
              <w:rPr>
                <w:rFonts w:ascii="Calibri" w:cs="Calibri" w:eastAsia="Calibri" w:hAnsi="Calibri"/>
                <w:b w:val="1"/>
                <w:sz w:val="18"/>
                <w:szCs w:val="18"/>
                <w:rtl w:val="0"/>
              </w:rPr>
              <w:t xml:space="preserve">4.2 - Funções do Produto</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3dy6vkm">
            <w:r w:rsidDel="00000000" w:rsidR="00000000" w:rsidRPr="00000000">
              <w:rPr>
                <w:rFonts w:ascii="Calibri" w:cs="Calibri" w:eastAsia="Calibri" w:hAnsi="Calibri"/>
                <w:b w:val="1"/>
                <w:sz w:val="18"/>
                <w:szCs w:val="18"/>
                <w:rtl w:val="0"/>
              </w:rPr>
              <w:t xml:space="preserve">4.3 - Classes de Usuários e Características</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l927dw18x0nc">
            <w:r w:rsidDel="00000000" w:rsidR="00000000" w:rsidRPr="00000000">
              <w:rPr>
                <w:rFonts w:ascii="Calibri" w:cs="Calibri" w:eastAsia="Calibri" w:hAnsi="Calibri"/>
                <w:b w:val="1"/>
                <w:sz w:val="18"/>
                <w:szCs w:val="18"/>
                <w:rtl w:val="0"/>
              </w:rPr>
              <w:t xml:space="preserve">4.4 - Ambiente de Trabalho</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_l927dw18x0nc \h </w:instrText>
            <w:fldChar w:fldCharType="separate"/>
          </w:r>
          <w:r w:rsidDel="00000000" w:rsidR="00000000" w:rsidRPr="00000000">
            <w:rPr>
              <w:rFonts w:ascii="Calibri" w:cs="Calibri" w:eastAsia="Calibri" w:hAnsi="Calibri"/>
              <w:b w:val="1"/>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1t3h5sf">
            <w:r w:rsidDel="00000000" w:rsidR="00000000" w:rsidRPr="00000000">
              <w:rPr>
                <w:rFonts w:ascii="Calibri" w:cs="Calibri" w:eastAsia="Calibri" w:hAnsi="Calibri"/>
                <w:b w:val="1"/>
                <w:sz w:val="18"/>
                <w:szCs w:val="18"/>
                <w:rtl w:val="0"/>
              </w:rPr>
              <w:t xml:space="preserve">4.5 - Design e Implementação Restrições</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oox1typ3owv4">
            <w:r w:rsidDel="00000000" w:rsidR="00000000" w:rsidRPr="00000000">
              <w:rPr>
                <w:rFonts w:ascii="Calibri" w:cs="Calibri" w:eastAsia="Calibri" w:hAnsi="Calibri"/>
                <w:b w:val="1"/>
                <w:sz w:val="18"/>
                <w:szCs w:val="18"/>
                <w:rtl w:val="0"/>
              </w:rPr>
              <w:t xml:space="preserve">5 - Requisitos do Sistema</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_oox1typ3owv4 \h </w:instrText>
            <w:fldChar w:fldCharType="separate"/>
          </w:r>
          <w:r w:rsidDel="00000000" w:rsidR="00000000" w:rsidRPr="00000000">
            <w:rPr>
              <w:rFonts w:ascii="Calibri" w:cs="Calibri" w:eastAsia="Calibri" w:hAnsi="Calibri"/>
              <w:b w:val="1"/>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oox1typ3owv4">
            <w:r w:rsidDel="00000000" w:rsidR="00000000" w:rsidRPr="00000000">
              <w:rPr>
                <w:rFonts w:ascii="Calibri" w:cs="Calibri" w:eastAsia="Calibri" w:hAnsi="Calibri"/>
                <w:b w:val="1"/>
                <w:sz w:val="18"/>
                <w:szCs w:val="18"/>
                <w:rtl w:val="0"/>
              </w:rPr>
              <w:t xml:space="preserve">5.1 - Requisitos Funcionais</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_oox1typ3owv4 \h </w:instrText>
            <w:fldChar w:fldCharType="separate"/>
          </w:r>
          <w:r w:rsidDel="00000000" w:rsidR="00000000" w:rsidRPr="00000000">
            <w:rPr>
              <w:rFonts w:ascii="Calibri" w:cs="Calibri" w:eastAsia="Calibri" w:hAnsi="Calibri"/>
              <w:b w:val="1"/>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8cff19lnndck">
            <w:r w:rsidDel="00000000" w:rsidR="00000000" w:rsidRPr="00000000">
              <w:rPr>
                <w:rFonts w:ascii="Calibri" w:cs="Calibri" w:eastAsia="Calibri" w:hAnsi="Calibri"/>
                <w:b w:val="1"/>
                <w:sz w:val="18"/>
                <w:szCs w:val="18"/>
                <w:rtl w:val="0"/>
              </w:rPr>
              <w:t xml:space="preserve">5.2 - Requisitos Não Funcionais</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_8cff19lnndck \h </w:instrText>
            <w:fldChar w:fldCharType="separate"/>
          </w:r>
          <w:r w:rsidDel="00000000" w:rsidR="00000000" w:rsidRPr="00000000">
            <w:rPr>
              <w:rFonts w:ascii="Calibri" w:cs="Calibri" w:eastAsia="Calibri" w:hAnsi="Calibri"/>
              <w:b w:val="1"/>
              <w:sz w:val="18"/>
              <w:szCs w:val="1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gbtuwmn70sw6">
            <w:r w:rsidDel="00000000" w:rsidR="00000000" w:rsidRPr="00000000">
              <w:rPr>
                <w:rFonts w:ascii="Calibri" w:cs="Calibri" w:eastAsia="Calibri" w:hAnsi="Calibri"/>
                <w:b w:val="1"/>
                <w:sz w:val="18"/>
                <w:szCs w:val="18"/>
                <w:rtl w:val="0"/>
              </w:rPr>
              <w:t xml:space="preserve">5.3 - Regras de Negócio</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_gbtuwmn70sw6 \h </w:instrText>
            <w:fldChar w:fldCharType="separate"/>
          </w:r>
          <w:r w:rsidDel="00000000" w:rsidR="00000000" w:rsidRPr="00000000">
            <w:rPr>
              <w:rFonts w:ascii="Calibri" w:cs="Calibri" w:eastAsia="Calibri" w:hAnsi="Calibri"/>
              <w:b w:val="1"/>
              <w:sz w:val="18"/>
              <w:szCs w:val="1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1rlm30r8psgp">
            <w:r w:rsidDel="00000000" w:rsidR="00000000" w:rsidRPr="00000000">
              <w:rPr>
                <w:rFonts w:ascii="Calibri" w:cs="Calibri" w:eastAsia="Calibri" w:hAnsi="Calibri"/>
                <w:b w:val="1"/>
                <w:sz w:val="18"/>
                <w:szCs w:val="18"/>
                <w:rtl w:val="0"/>
              </w:rPr>
              <w:t xml:space="preserve">6 - Casos de Uso</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_1rlm30r8psgp \h </w:instrText>
            <w:fldChar w:fldCharType="separate"/>
          </w:r>
          <w:r w:rsidDel="00000000" w:rsidR="00000000" w:rsidRPr="00000000">
            <w:rPr>
              <w:rFonts w:ascii="Calibri" w:cs="Calibri" w:eastAsia="Calibri" w:hAnsi="Calibri"/>
              <w:b w:val="1"/>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lnxbz9">
            <w:r w:rsidDel="00000000" w:rsidR="00000000" w:rsidRPr="00000000">
              <w:rPr>
                <w:rFonts w:ascii="Calibri" w:cs="Calibri" w:eastAsia="Calibri" w:hAnsi="Calibri"/>
                <w:b w:val="1"/>
                <w:sz w:val="18"/>
                <w:szCs w:val="18"/>
                <w:rtl w:val="0"/>
              </w:rPr>
              <w:t xml:space="preserve">6.1 - Atores</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1"/>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sxyo9zdook4z">
            <w:r w:rsidDel="00000000" w:rsidR="00000000" w:rsidRPr="00000000">
              <w:rPr>
                <w:rFonts w:ascii="Calibri" w:cs="Calibri" w:eastAsia="Calibri" w:hAnsi="Calibri"/>
                <w:b w:val="1"/>
                <w:sz w:val="18"/>
                <w:szCs w:val="18"/>
                <w:rtl w:val="0"/>
              </w:rPr>
              <w:t xml:space="preserve">6.2 - Casos de Uso</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_sxyo9zdook4z \h </w:instrText>
            <w:fldChar w:fldCharType="separate"/>
          </w:r>
          <w:r w:rsidDel="00000000" w:rsidR="00000000" w:rsidRPr="00000000">
            <w:rPr>
              <w:rFonts w:ascii="Calibri" w:cs="Calibri" w:eastAsia="Calibri" w:hAnsi="Calibri"/>
              <w:b w:val="1"/>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mw564gvax6r1">
            <w:r w:rsidDel="00000000" w:rsidR="00000000" w:rsidRPr="00000000">
              <w:rPr>
                <w:rFonts w:ascii="Calibri" w:cs="Calibri" w:eastAsia="Calibri" w:hAnsi="Calibri"/>
                <w:b w:val="1"/>
                <w:sz w:val="18"/>
                <w:szCs w:val="18"/>
                <w:rtl w:val="0"/>
              </w:rPr>
              <w:t xml:space="preserve">7 - Diagrama de Casos de Uso</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_mw564gvax6r1 \h </w:instrText>
            <w:fldChar w:fldCharType="separate"/>
          </w:r>
          <w:r w:rsidDel="00000000" w:rsidR="00000000" w:rsidRPr="00000000">
            <w:rPr>
              <w:rFonts w:ascii="Calibri" w:cs="Calibri" w:eastAsia="Calibri" w:hAnsi="Calibri"/>
              <w:b w:val="1"/>
              <w:sz w:val="18"/>
              <w:szCs w:val="1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wfl5solytmlw">
            <w:r w:rsidDel="00000000" w:rsidR="00000000" w:rsidRPr="00000000">
              <w:rPr>
                <w:rFonts w:ascii="Calibri" w:cs="Calibri" w:eastAsia="Calibri" w:hAnsi="Calibri"/>
                <w:b w:val="1"/>
                <w:sz w:val="18"/>
                <w:szCs w:val="18"/>
                <w:rtl w:val="0"/>
              </w:rPr>
              <w:t xml:space="preserve">8 - Diagrama de Classes</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_wfl5solytmlw \h </w:instrText>
            <w:fldChar w:fldCharType="separate"/>
          </w:r>
          <w:r w:rsidDel="00000000" w:rsidR="00000000" w:rsidRPr="00000000">
            <w:rPr>
              <w:rFonts w:ascii="Calibri" w:cs="Calibri" w:eastAsia="Calibri" w:hAnsi="Calibri"/>
              <w:b w:val="1"/>
              <w:sz w:val="18"/>
              <w:szCs w:val="1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jqr8corge0la">
            <w:r w:rsidDel="00000000" w:rsidR="00000000" w:rsidRPr="00000000">
              <w:rPr>
                <w:rFonts w:ascii="Calibri" w:cs="Calibri" w:eastAsia="Calibri" w:hAnsi="Calibri"/>
                <w:b w:val="1"/>
                <w:sz w:val="18"/>
                <w:szCs w:val="18"/>
                <w:rtl w:val="0"/>
              </w:rPr>
              <w:t xml:space="preserve">9 - Diagramas de Sequências</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_jqr8corge0la \h </w:instrText>
            <w:fldChar w:fldCharType="separate"/>
          </w:r>
          <w:r w:rsidDel="00000000" w:rsidR="00000000" w:rsidRPr="00000000">
            <w:rPr>
              <w:rFonts w:ascii="Calibri" w:cs="Calibri" w:eastAsia="Calibri" w:hAnsi="Calibri"/>
              <w:b w:val="1"/>
              <w:sz w:val="18"/>
              <w:szCs w:val="1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wro8cs7vkm3w">
            <w:r w:rsidDel="00000000" w:rsidR="00000000" w:rsidRPr="00000000">
              <w:rPr>
                <w:rFonts w:ascii="Calibri" w:cs="Calibri" w:eastAsia="Calibri" w:hAnsi="Calibri"/>
                <w:b w:val="1"/>
                <w:sz w:val="18"/>
                <w:szCs w:val="18"/>
                <w:rtl w:val="0"/>
              </w:rPr>
              <w:t xml:space="preserve">10 - Diagramas de Atividades 11</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_wro8cs7vkm3w \h </w:instrText>
            <w:fldChar w:fldCharType="separate"/>
          </w:r>
          <w:r w:rsidDel="00000000" w:rsidR="00000000" w:rsidRPr="00000000">
            <w:rPr>
              <w:rFonts w:ascii="Calibri" w:cs="Calibri" w:eastAsia="Calibri" w:hAnsi="Calibri"/>
              <w:b w:val="1"/>
              <w:sz w:val="18"/>
              <w:szCs w:val="1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qibou8arkv7f">
            <w:r w:rsidDel="00000000" w:rsidR="00000000" w:rsidRPr="00000000">
              <w:rPr>
                <w:rFonts w:ascii="Calibri" w:cs="Calibri" w:eastAsia="Calibri" w:hAnsi="Calibri"/>
                <w:b w:val="1"/>
                <w:sz w:val="18"/>
                <w:szCs w:val="18"/>
                <w:rtl w:val="0"/>
              </w:rPr>
              <w:t xml:space="preserve">11 - Telas</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_qibou8arkv7f \h </w:instrText>
            <w:fldChar w:fldCharType="separate"/>
          </w:r>
          <w:r w:rsidDel="00000000" w:rsidR="00000000" w:rsidRPr="00000000">
            <w:rPr>
              <w:rFonts w:ascii="Calibri" w:cs="Calibri" w:eastAsia="Calibri" w:hAnsi="Calibri"/>
              <w:b w:val="1"/>
              <w:sz w:val="18"/>
              <w:szCs w:val="18"/>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bkwviigrhzxe">
            <w:r w:rsidDel="00000000" w:rsidR="00000000" w:rsidRPr="00000000">
              <w:rPr>
                <w:rFonts w:ascii="Calibri" w:cs="Calibri" w:eastAsia="Calibri" w:hAnsi="Calibri"/>
                <w:b w:val="1"/>
                <w:sz w:val="18"/>
                <w:szCs w:val="18"/>
                <w:rtl w:val="0"/>
              </w:rPr>
              <w:t xml:space="preserve">11.1 - Desktop</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_bkwviigrhzxe \h </w:instrText>
            <w:fldChar w:fldCharType="separate"/>
          </w:r>
          <w:r w:rsidDel="00000000" w:rsidR="00000000" w:rsidRPr="00000000">
            <w:rPr>
              <w:rFonts w:ascii="Calibri" w:cs="Calibri" w:eastAsia="Calibri" w:hAnsi="Calibri"/>
              <w:b w:val="1"/>
              <w:sz w:val="18"/>
              <w:szCs w:val="18"/>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av9kem7cv6f6">
            <w:r w:rsidDel="00000000" w:rsidR="00000000" w:rsidRPr="00000000">
              <w:rPr>
                <w:rFonts w:ascii="Calibri" w:cs="Calibri" w:eastAsia="Calibri" w:hAnsi="Calibri"/>
                <w:b w:val="1"/>
                <w:sz w:val="18"/>
                <w:szCs w:val="18"/>
                <w:rtl w:val="0"/>
              </w:rPr>
              <w:t xml:space="preserve">11.2 - Mobile</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_av9kem7cv6f6 \h </w:instrText>
            <w:fldChar w:fldCharType="separate"/>
          </w:r>
          <w:r w:rsidDel="00000000" w:rsidR="00000000" w:rsidRPr="00000000">
            <w:rPr>
              <w:rFonts w:ascii="Calibri" w:cs="Calibri" w:eastAsia="Calibri" w:hAnsi="Calibri"/>
              <w:b w:val="1"/>
              <w:sz w:val="18"/>
              <w:szCs w:val="18"/>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before="200" w:line="240" w:lineRule="auto"/>
            <w:ind w:left="0" w:firstLine="0"/>
            <w:contextualSpacing w:val="0"/>
            <w:rPr>
              <w:rFonts w:ascii="Calibri" w:cs="Calibri" w:eastAsia="Calibri" w:hAnsi="Calibri"/>
              <w:sz w:val="18"/>
              <w:szCs w:val="18"/>
            </w:rPr>
          </w:pPr>
          <w:hyperlink w:anchor="_x2xeoag18eae">
            <w:r w:rsidDel="00000000" w:rsidR="00000000" w:rsidRPr="00000000">
              <w:rPr>
                <w:rFonts w:ascii="Calibri" w:cs="Calibri" w:eastAsia="Calibri" w:hAnsi="Calibri"/>
                <w:b w:val="1"/>
                <w:sz w:val="18"/>
                <w:szCs w:val="18"/>
                <w:rtl w:val="0"/>
              </w:rPr>
              <w:t xml:space="preserve">12 - Aprovação</w:t>
            </w:r>
          </w:hyperlink>
          <w:r w:rsidDel="00000000" w:rsidR="00000000" w:rsidRPr="00000000">
            <w:rPr>
              <w:rFonts w:ascii="Calibri" w:cs="Calibri" w:eastAsia="Calibri" w:hAnsi="Calibri"/>
              <w:b w:val="1"/>
              <w:sz w:val="18"/>
              <w:szCs w:val="18"/>
              <w:rtl w:val="0"/>
            </w:rPr>
            <w:tab/>
          </w:r>
          <w:r w:rsidDel="00000000" w:rsidR="00000000" w:rsidRPr="00000000">
            <w:fldChar w:fldCharType="begin"/>
            <w:instrText xml:space="preserve"> PAGEREF _x2xeoag18eae \h </w:instrText>
            <w:fldChar w:fldCharType="separate"/>
          </w:r>
          <w:r w:rsidDel="00000000" w:rsidR="00000000" w:rsidRPr="00000000">
            <w:rPr>
              <w:rFonts w:ascii="Calibri" w:cs="Calibri" w:eastAsia="Calibri" w:hAnsi="Calibri"/>
              <w:b w:val="1"/>
              <w:sz w:val="18"/>
              <w:szCs w:val="18"/>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37.795275590554"/>
            </w:tabs>
            <w:spacing w:after="80" w:before="200" w:line="240" w:lineRule="auto"/>
            <w:ind w:left="0" w:firstLine="0"/>
            <w:contextualSpacing w:val="0"/>
            <w:rPr/>
          </w:pPr>
          <w:hyperlink w:anchor="_7e06vv3wgodk">
            <w:r w:rsidDel="00000000" w:rsidR="00000000" w:rsidRPr="00000000">
              <w:rPr>
                <w:rFonts w:ascii="Calibri" w:cs="Calibri" w:eastAsia="Calibri" w:hAnsi="Calibri"/>
                <w:b w:val="1"/>
                <w:sz w:val="18"/>
                <w:szCs w:val="18"/>
                <w:rtl w:val="0"/>
              </w:rPr>
              <w:t xml:space="preserve">12 - Fontes</w:t>
            </w:r>
          </w:hyperlink>
          <w:r w:rsidDel="00000000" w:rsidR="00000000" w:rsidRPr="00000000">
            <w:rPr>
              <w:b w:val="1"/>
              <w:rtl w:val="0"/>
            </w:rPr>
            <w:tab/>
          </w:r>
          <w:r w:rsidDel="00000000" w:rsidR="00000000" w:rsidRPr="00000000">
            <w:fldChar w:fldCharType="begin"/>
            <w:instrText xml:space="preserve"> PAGEREF _7e06vv3wgodk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4"/>
        <w:keepNext w:val="1"/>
        <w:spacing w:after="120" w:before="60" w:lineRule="auto"/>
        <w:contextualSpacing w:val="0"/>
        <w:rPr/>
      </w:pPr>
      <w:bookmarkStart w:colFirst="0" w:colLast="0" w:name="_gjdgxs" w:id="0"/>
      <w:bookmarkEnd w:id="0"/>
      <w:r w:rsidDel="00000000" w:rsidR="00000000" w:rsidRPr="00000000">
        <w:rPr>
          <w:rtl w:val="0"/>
        </w:rPr>
        <w:t xml:space="preserve">1 - </w:t>
      </w:r>
      <w:r w:rsidDel="00000000" w:rsidR="00000000" w:rsidRPr="00000000">
        <w:rPr>
          <w:rtl w:val="0"/>
        </w:rPr>
        <w:t xml:space="preserve">Introdução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720"/>
        <w:contextualSpacing w:val="0"/>
        <w:jc w:val="both"/>
        <w:rPr>
          <w:rFonts w:ascii="Calibri" w:cs="Calibri" w:eastAsia="Calibri" w:hAnsi="Calibri"/>
          <w:i w:val="0"/>
          <w:smallCaps w:val="0"/>
          <w:strike w:val="0"/>
          <w:color w:val="000000"/>
          <w:sz w:val="24"/>
          <w:szCs w:val="24"/>
          <w:u w:val="none"/>
          <w:shd w:fill="auto" w:val="clear"/>
          <w:vertAlign w:val="baseline"/>
        </w:rPr>
      </w:pPr>
      <w:bookmarkStart w:colFirst="0" w:colLast="0" w:name="_3qyblrddul6q" w:id="1"/>
      <w:bookmarkEnd w:id="1"/>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Este documento contempla os requisitos necessários para desenvolvimento do PetAdote, sistema voltado para facilitar a adoção de </w:t>
      </w:r>
      <w:r w:rsidDel="00000000" w:rsidR="00000000" w:rsidRPr="00000000">
        <w:rPr>
          <w:rFonts w:ascii="Calibri" w:cs="Calibri" w:eastAsia="Calibri" w:hAnsi="Calibri"/>
          <w:sz w:val="24"/>
          <w:szCs w:val="24"/>
          <w:rtl w:val="0"/>
        </w:rPr>
        <w:t xml:space="preserve">animais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com cadastro para adoção por usuários e instituiç</w:t>
      </w:r>
      <w:r w:rsidDel="00000000" w:rsidR="00000000" w:rsidRPr="00000000">
        <w:rPr>
          <w:rFonts w:ascii="Calibri" w:cs="Calibri" w:eastAsia="Calibri" w:hAnsi="Calibri"/>
          <w:sz w:val="24"/>
          <w:szCs w:val="24"/>
          <w:rtl w:val="0"/>
        </w:rPr>
        <w:t xml:space="preserve">ões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assim </w:t>
      </w:r>
      <w:r w:rsidDel="00000000" w:rsidR="00000000" w:rsidRPr="00000000">
        <w:rPr>
          <w:rFonts w:ascii="Calibri" w:cs="Calibri" w:eastAsia="Calibri" w:hAnsi="Calibri"/>
          <w:sz w:val="24"/>
          <w:szCs w:val="24"/>
          <w:rtl w:val="0"/>
        </w:rPr>
        <w:t xml:space="preserve">f</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acilitan</w:t>
      </w:r>
      <w:r w:rsidDel="00000000" w:rsidR="00000000" w:rsidRPr="00000000">
        <w:rPr>
          <w:rFonts w:ascii="Calibri" w:cs="Calibri" w:eastAsia="Calibri" w:hAnsi="Calibri"/>
          <w:sz w:val="24"/>
          <w:szCs w:val="24"/>
          <w:rtl w:val="0"/>
        </w:rPr>
        <w:t xml:space="preserve">do</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a localização de informaç</w:t>
      </w:r>
      <w:r w:rsidDel="00000000" w:rsidR="00000000" w:rsidRPr="00000000">
        <w:rPr>
          <w:rFonts w:ascii="Calibri" w:cs="Calibri" w:eastAsia="Calibri" w:hAnsi="Calibri"/>
          <w:sz w:val="24"/>
          <w:szCs w:val="24"/>
          <w:rtl w:val="0"/>
        </w:rPr>
        <w:t xml:space="preserve">ões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sobre </w:t>
      </w:r>
      <w:r w:rsidDel="00000000" w:rsidR="00000000" w:rsidRPr="00000000">
        <w:rPr>
          <w:rFonts w:ascii="Calibri" w:cs="Calibri" w:eastAsia="Calibri" w:hAnsi="Calibri"/>
          <w:sz w:val="24"/>
          <w:szCs w:val="24"/>
          <w:rtl w:val="0"/>
        </w:rPr>
        <w:t xml:space="preserve">animais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ou instituiç</w:t>
      </w:r>
      <w:r w:rsidDel="00000000" w:rsidR="00000000" w:rsidRPr="00000000">
        <w:rPr>
          <w:rFonts w:ascii="Calibri" w:cs="Calibri" w:eastAsia="Calibri" w:hAnsi="Calibri"/>
          <w:sz w:val="24"/>
          <w:szCs w:val="24"/>
          <w:rtl w:val="0"/>
        </w:rPr>
        <w:t xml:space="preserve">ões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de adoção.</w:t>
      </w:r>
    </w:p>
    <w:p w:rsidR="00000000" w:rsidDel="00000000" w:rsidP="00000000" w:rsidRDefault="00000000" w:rsidRPr="00000000">
      <w:pPr>
        <w:pStyle w:val="Heading4"/>
        <w:contextualSpacing w:val="0"/>
        <w:rPr>
          <w:ins w:author="Littbarski Santos" w:id="0" w:date="2017-05-17T04:54:34Z"/>
        </w:rPr>
      </w:pPr>
      <w:r w:rsidDel="00000000" w:rsidR="00000000" w:rsidRPr="00000000">
        <w:rPr>
          <w:rtl w:val="0"/>
        </w:rPr>
        <w:t xml:space="preserve">2 - Pesquisa</w:t>
      </w:r>
      <w:ins w:author="Littbarski Santos" w:id="0" w:date="2017-05-17T04:54:34Z">
        <w:bookmarkStart w:colFirst="0" w:colLast="0" w:name="_svhffvzepvb0" w:id="2"/>
        <w:bookmarkEnd w:id="2"/>
        <w:r w:rsidDel="00000000" w:rsidR="00000000" w:rsidRPr="00000000">
          <w:rPr>
            <w:rtl w:val="0"/>
          </w:rPr>
        </w:r>
      </w:ins>
    </w:p>
    <w:p w:rsidR="00000000" w:rsidDel="00000000" w:rsidP="00000000" w:rsidRDefault="00000000" w:rsidRPr="00000000">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Uma pesquisa foi realizada a fim de avaliar a necessidade e a viabilidade de implantar o software na região, 70 pessoas participaram respondendo um formulário com perguntas discursivas e optativas.</w:t>
      </w:r>
    </w:p>
    <w:p w:rsidR="00000000" w:rsidDel="00000000" w:rsidP="00000000" w:rsidRDefault="00000000" w:rsidRPr="00000000">
      <w:pPr>
        <w:numPr>
          <w:ilvl w:val="0"/>
          <w:numId w:val="6"/>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64% não sabiam onde adotar ou disponibilizar animais para adoção</w:t>
      </w:r>
    </w:p>
    <w:p w:rsidR="00000000" w:rsidDel="00000000" w:rsidP="00000000" w:rsidRDefault="00000000" w:rsidRPr="00000000">
      <w:pPr>
        <w:numPr>
          <w:ilvl w:val="0"/>
          <w:numId w:val="6"/>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48% não conheciam instituições ou abrigos para animais</w:t>
      </w:r>
    </w:p>
    <w:p w:rsidR="00000000" w:rsidDel="00000000" w:rsidP="00000000" w:rsidRDefault="00000000" w:rsidRPr="00000000">
      <w:pPr>
        <w:numPr>
          <w:ilvl w:val="0"/>
          <w:numId w:val="6"/>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66% já haviam desejado adotar um animal</w:t>
      </w:r>
    </w:p>
    <w:p w:rsidR="00000000" w:rsidDel="00000000" w:rsidP="00000000" w:rsidRDefault="00000000" w:rsidRPr="00000000">
      <w:pPr>
        <w:numPr>
          <w:ilvl w:val="0"/>
          <w:numId w:val="6"/>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61% já haviam recebido propostas para adotar animais pois os donos não tinham mais como cuidar dos mesmos</w:t>
      </w:r>
    </w:p>
    <w:p w:rsidR="00000000" w:rsidDel="00000000" w:rsidP="00000000" w:rsidRDefault="00000000" w:rsidRPr="00000000">
      <w:pPr>
        <w:numPr>
          <w:ilvl w:val="0"/>
          <w:numId w:val="6"/>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85% nunca haviam usado ou não conheciam sites e apps de adoção de animais</w:t>
      </w:r>
    </w:p>
    <w:p w:rsidR="00000000" w:rsidDel="00000000" w:rsidP="00000000" w:rsidRDefault="00000000" w:rsidRPr="00000000">
      <w:pPr>
        <w:numPr>
          <w:ilvl w:val="0"/>
          <w:numId w:val="6"/>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93% das pessoas responderam que usariam um Software para facilitar a adoção de disponibilização de animais</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7b9nob3ji24u" w:id="4"/>
      <w:bookmarkEnd w:id="4"/>
      <w:r w:rsidDel="00000000" w:rsidR="00000000" w:rsidRPr="00000000">
        <w:rPr>
          <w:rtl w:val="0"/>
        </w:rPr>
        <w:t xml:space="preserve">2.1 - Resultados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contextualSpacing w:val="0"/>
        <w:jc w:val="both"/>
        <w:rPr>
          <w:rFonts w:ascii="Calibri" w:cs="Calibri" w:eastAsia="Calibri" w:hAnsi="Calibri"/>
          <w:sz w:val="24"/>
          <w:szCs w:val="24"/>
        </w:rPr>
      </w:pPr>
      <w:bookmarkStart w:colFirst="0" w:colLast="0" w:name="_30j0zll" w:id="5"/>
      <w:bookmarkEnd w:id="5"/>
      <w:r w:rsidDel="00000000" w:rsidR="00000000" w:rsidRPr="00000000">
        <w:rPr>
          <w:rFonts w:ascii="Calibri" w:cs="Calibri" w:eastAsia="Calibri" w:hAnsi="Calibri"/>
          <w:sz w:val="24"/>
          <w:szCs w:val="24"/>
          <w:rtl w:val="0"/>
        </w:rPr>
        <w:tab/>
        <w:t xml:space="preserve">Além da pesquisa da realizada, pouco antes do projeto ser idealizado, saíram matérias em sequência no site Revista Central que tratavam em parte problemática do assunto, entre eles, superlotação do zoonoses da cidade, maus-tratos a animais devido à superlotação e até animais sendo devolvidos às ruas por falta de espaço. Devido a isso posteriormente foi realizada uma campanha incentivando a população a adotar animais abandonados.</w:t>
      </w:r>
    </w:p>
    <w:p w:rsidR="00000000" w:rsidDel="00000000" w:rsidP="00000000" w:rsidRDefault="00000000" w:rsidRPr="00000000">
      <w:pPr>
        <w:pStyle w:val="Heading4"/>
        <w:keepNext w:val="1"/>
        <w:spacing w:after="120" w:before="60" w:lineRule="auto"/>
        <w:ind w:left="0" w:firstLine="0"/>
        <w:contextualSpacing w:val="0"/>
        <w:rPr/>
      </w:pPr>
      <w:bookmarkStart w:colFirst="0" w:colLast="0" w:name="_sfxkq3760h1y" w:id="6"/>
      <w:bookmarkEnd w:id="6"/>
      <w:r w:rsidDel="00000000" w:rsidR="00000000" w:rsidRPr="00000000">
        <w:rPr>
          <w:rtl w:val="0"/>
        </w:rPr>
        <w:t xml:space="preserve">3 - </w:t>
      </w:r>
      <w:r w:rsidDel="00000000" w:rsidR="00000000" w:rsidRPr="00000000">
        <w:rPr>
          <w:rtl w:val="0"/>
        </w:rPr>
        <w:t xml:space="preserve">Objetivos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right="0" w:firstLine="720"/>
        <w:contextualSpacing w:val="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 objetivo deste documento é apontar e organizar os requisitos funcionais e “não funcionais” envolvidos no desenvolvimento de um Sistema de adoção de </w:t>
      </w:r>
      <w:r w:rsidDel="00000000" w:rsidR="00000000" w:rsidRPr="00000000">
        <w:rPr>
          <w:rFonts w:ascii="Calibri" w:cs="Calibri" w:eastAsia="Calibri" w:hAnsi="Calibri"/>
          <w:sz w:val="24"/>
          <w:szCs w:val="24"/>
          <w:rtl w:val="0"/>
        </w:rPr>
        <w:t xml:space="preserve">animais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os requisitos funcionais listados neste documento descrevem e detalham claramente as características funções do Sistema, assim como os requisitos “não funcionais“ que não são especificados no caso de uso.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contextualSpacing w:val="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Os requisitos devem ser identificados com um identificador único. A numeração inicia com o identificador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[RF-XX]</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para requisitos funcionais ou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[RNF-XX]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para os requisitos não funcionais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de prossegue sendo incrementada XX à medida que forem surgindo novos requisitos. O XX indica o numérico da subseção em que o requisito está.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contextualSpacing w:val="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Por exemplo, o requisito funcional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[RF-16]</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deve estar descrito em uma subseção chamada “Requisitos funcionais”, em um bloco identificado pelo número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[RF-16]</w:t>
      </w:r>
      <w:r w:rsidDel="00000000" w:rsidR="00000000" w:rsidRPr="00000000">
        <w:rPr>
          <w:rFonts w:ascii="Calibri" w:cs="Calibri" w:eastAsia="Calibri" w:hAnsi="Calibri"/>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Já o requisito não-funcional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[RNF-08]</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deve estar descrito na seção de requisitos não-funcionais, em um bloco identificado por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[RNF-08]</w:t>
      </w:r>
      <w:r w:rsidDel="00000000" w:rsidR="00000000" w:rsidRPr="00000000">
        <w:rPr>
          <w:rFonts w:ascii="Calibri" w:cs="Calibri" w:eastAsia="Calibri" w:hAnsi="Calibri"/>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firstLine="720"/>
        <w:contextualSpacing w:val="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 documento está organizado de maneira simples para se entender mais rapidamente e completamente as informações aqui citadas.</w:t>
      </w:r>
    </w:p>
    <w:p w:rsidR="00000000" w:rsidDel="00000000" w:rsidP="00000000" w:rsidRDefault="00000000" w:rsidRPr="00000000">
      <w:pPr>
        <w:pStyle w:val="Heading4"/>
        <w:contextualSpacing w:val="0"/>
        <w:rPr/>
      </w:pPr>
      <w:bookmarkStart w:colFirst="0" w:colLast="0" w:name="_3p95nm5fnrtg" w:id="7"/>
      <w:bookmarkEnd w:id="7"/>
      <w:r w:rsidDel="00000000" w:rsidR="00000000" w:rsidRPr="00000000">
        <w:rPr>
          <w:rtl w:val="0"/>
        </w:rPr>
        <w:t xml:space="preserve">3.1 - </w:t>
      </w:r>
      <w:r w:rsidDel="00000000" w:rsidR="00000000" w:rsidRPr="00000000">
        <w:rPr>
          <w:rtl w:val="0"/>
        </w:rPr>
        <w:t xml:space="preserve"> Escopo do Produto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right="0" w:firstLine="720"/>
        <w:contextualSpacing w:val="0"/>
        <w:jc w:val="both"/>
        <w:rPr>
          <w:rFonts w:ascii="Calibri" w:cs="Calibri" w:eastAsia="Calibri" w:hAnsi="Calibri"/>
          <w:i w:val="0"/>
          <w:smallCaps w:val="0"/>
          <w:strike w:val="0"/>
          <w:sz w:val="24"/>
          <w:szCs w:val="24"/>
          <w:u w:val="none"/>
          <w:shd w:fill="auto" w:val="clear"/>
          <w:vertAlign w:val="baseline"/>
        </w:rPr>
      </w:pPr>
      <w:bookmarkStart w:colFirst="0" w:colLast="0" w:name="_1fob9te" w:id="8"/>
      <w:bookmarkEnd w:id="8"/>
      <w:r w:rsidDel="00000000" w:rsidR="00000000" w:rsidRPr="00000000">
        <w:rPr>
          <w:rFonts w:ascii="Calibri" w:cs="Calibri" w:eastAsia="Calibri" w:hAnsi="Calibri"/>
          <w:i w:val="0"/>
          <w:smallCaps w:val="0"/>
          <w:strike w:val="0"/>
          <w:sz w:val="24"/>
          <w:szCs w:val="24"/>
          <w:u w:val="none"/>
          <w:shd w:fill="auto" w:val="clear"/>
          <w:vertAlign w:val="baseline"/>
          <w:rtl w:val="0"/>
        </w:rPr>
        <w:t xml:space="preserve">O PetAdote é </w:t>
      </w:r>
      <w:r w:rsidDel="00000000" w:rsidR="00000000" w:rsidRPr="00000000">
        <w:rPr>
          <w:rFonts w:ascii="Calibri" w:cs="Calibri" w:eastAsia="Calibri" w:hAnsi="Calibri"/>
          <w:sz w:val="24"/>
          <w:szCs w:val="24"/>
          <w:rtl w:val="0"/>
        </w:rPr>
        <w:t xml:space="preserve">um Web App voltado para a adoção</w:t>
      </w:r>
      <w:r w:rsidDel="00000000" w:rsidR="00000000" w:rsidRPr="00000000">
        <w:rPr>
          <w:rFonts w:ascii="Calibri" w:cs="Calibri" w:eastAsia="Calibri" w:hAnsi="Calibri"/>
          <w:i w:val="0"/>
          <w:smallCaps w:val="0"/>
          <w:strike w:val="0"/>
          <w:sz w:val="24"/>
          <w:szCs w:val="24"/>
          <w:u w:val="none"/>
          <w:shd w:fill="auto" w:val="clear"/>
          <w:vertAlign w:val="baseline"/>
          <w:rtl w:val="0"/>
        </w:rPr>
        <w:t xml:space="preserve"> de </w:t>
      </w:r>
      <w:r w:rsidDel="00000000" w:rsidR="00000000" w:rsidRPr="00000000">
        <w:rPr>
          <w:rFonts w:ascii="Calibri" w:cs="Calibri" w:eastAsia="Calibri" w:hAnsi="Calibri"/>
          <w:sz w:val="24"/>
          <w:szCs w:val="24"/>
          <w:rtl w:val="0"/>
        </w:rPr>
        <w:t xml:space="preserve">animais</w:t>
      </w:r>
      <w:r w:rsidDel="00000000" w:rsidR="00000000" w:rsidRPr="00000000">
        <w:rPr>
          <w:rFonts w:ascii="Calibri" w:cs="Calibri" w:eastAsia="Calibri" w:hAnsi="Calibri"/>
          <w:i w:val="0"/>
          <w:smallCaps w:val="0"/>
          <w:strike w:val="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que visa ampliar e facilitar a</w:t>
      </w:r>
      <w:r w:rsidDel="00000000" w:rsidR="00000000" w:rsidRPr="00000000">
        <w:rPr>
          <w:rFonts w:ascii="Calibri" w:cs="Calibri" w:eastAsia="Calibri" w:hAnsi="Calibri"/>
          <w:i w:val="0"/>
          <w:smallCaps w:val="0"/>
          <w:strike w:val="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prática da adoção na região, facilitando a</w:t>
      </w:r>
      <w:r w:rsidDel="00000000" w:rsidR="00000000" w:rsidRPr="00000000">
        <w:rPr>
          <w:rFonts w:ascii="Calibri" w:cs="Calibri" w:eastAsia="Calibri" w:hAnsi="Calibri"/>
          <w:i w:val="0"/>
          <w:smallCaps w:val="0"/>
          <w:strike w:val="0"/>
          <w:sz w:val="24"/>
          <w:szCs w:val="24"/>
          <w:u w:val="none"/>
          <w:shd w:fill="auto" w:val="clear"/>
          <w:vertAlign w:val="baseline"/>
          <w:rtl w:val="0"/>
        </w:rPr>
        <w:t xml:space="preserve"> localiza</w:t>
      </w:r>
      <w:r w:rsidDel="00000000" w:rsidR="00000000" w:rsidRPr="00000000">
        <w:rPr>
          <w:rFonts w:ascii="Calibri" w:cs="Calibri" w:eastAsia="Calibri" w:hAnsi="Calibri"/>
          <w:sz w:val="24"/>
          <w:szCs w:val="24"/>
          <w:rtl w:val="0"/>
        </w:rPr>
        <w:t xml:space="preserve">ção de </w:t>
      </w:r>
      <w:r w:rsidDel="00000000" w:rsidR="00000000" w:rsidRPr="00000000">
        <w:rPr>
          <w:rFonts w:ascii="Calibri" w:cs="Calibri" w:eastAsia="Calibri" w:hAnsi="Calibri"/>
          <w:i w:val="0"/>
          <w:smallCaps w:val="0"/>
          <w:strike w:val="0"/>
          <w:sz w:val="24"/>
          <w:szCs w:val="24"/>
          <w:u w:val="none"/>
          <w:shd w:fill="auto" w:val="clear"/>
          <w:vertAlign w:val="baseline"/>
          <w:rtl w:val="0"/>
        </w:rPr>
        <w:t xml:space="preserve">informaç</w:t>
      </w:r>
      <w:r w:rsidDel="00000000" w:rsidR="00000000" w:rsidRPr="00000000">
        <w:rPr>
          <w:rFonts w:ascii="Calibri" w:cs="Calibri" w:eastAsia="Calibri" w:hAnsi="Calibri"/>
          <w:sz w:val="24"/>
          <w:szCs w:val="24"/>
          <w:rtl w:val="0"/>
        </w:rPr>
        <w:t xml:space="preserve">ões</w:t>
      </w:r>
      <w:r w:rsidDel="00000000" w:rsidR="00000000" w:rsidRPr="00000000">
        <w:rPr>
          <w:rFonts w:ascii="Calibri" w:cs="Calibri" w:eastAsia="Calibri" w:hAnsi="Calibri"/>
          <w:i w:val="0"/>
          <w:smallCaps w:val="0"/>
          <w:strike w:val="0"/>
          <w:sz w:val="24"/>
          <w:szCs w:val="24"/>
          <w:u w:val="none"/>
          <w:shd w:fill="auto" w:val="clear"/>
          <w:vertAlign w:val="baseline"/>
          <w:rtl w:val="0"/>
        </w:rPr>
        <w:t xml:space="preserve"> sobre </w:t>
      </w:r>
      <w:r w:rsidDel="00000000" w:rsidR="00000000" w:rsidRPr="00000000">
        <w:rPr>
          <w:rFonts w:ascii="Calibri" w:cs="Calibri" w:eastAsia="Calibri" w:hAnsi="Calibri"/>
          <w:sz w:val="24"/>
          <w:szCs w:val="24"/>
          <w:rtl w:val="0"/>
        </w:rPr>
        <w:t xml:space="preserve">animais</w:t>
      </w:r>
      <w:r w:rsidDel="00000000" w:rsidR="00000000" w:rsidRPr="00000000">
        <w:rPr>
          <w:rFonts w:ascii="Calibri" w:cs="Calibri" w:eastAsia="Calibri" w:hAnsi="Calibri"/>
          <w:i w:val="0"/>
          <w:smallCaps w:val="0"/>
          <w:strike w:val="0"/>
          <w:sz w:val="24"/>
          <w:szCs w:val="24"/>
          <w:u w:val="none"/>
          <w:shd w:fill="auto" w:val="clear"/>
          <w:vertAlign w:val="baseline"/>
          <w:rtl w:val="0"/>
        </w:rPr>
        <w:t xml:space="preserve"> ou instituiç</w:t>
      </w:r>
      <w:r w:rsidDel="00000000" w:rsidR="00000000" w:rsidRPr="00000000">
        <w:rPr>
          <w:rFonts w:ascii="Calibri" w:cs="Calibri" w:eastAsia="Calibri" w:hAnsi="Calibri"/>
          <w:sz w:val="24"/>
          <w:szCs w:val="24"/>
          <w:rtl w:val="0"/>
        </w:rPr>
        <w:t xml:space="preserve">ões</w:t>
      </w:r>
      <w:r w:rsidDel="00000000" w:rsidR="00000000" w:rsidRPr="00000000">
        <w:rPr>
          <w:rFonts w:ascii="Calibri" w:cs="Calibri" w:eastAsia="Calibri" w:hAnsi="Calibri"/>
          <w:i w:val="0"/>
          <w:smallCaps w:val="0"/>
          <w:strike w:val="0"/>
          <w:sz w:val="24"/>
          <w:szCs w:val="24"/>
          <w:u w:val="none"/>
          <w:shd w:fill="auto" w:val="clear"/>
          <w:vertAlign w:val="baseline"/>
          <w:rtl w:val="0"/>
        </w:rPr>
        <w:t xml:space="preserve"> de adoção </w:t>
      </w:r>
      <w:r w:rsidDel="00000000" w:rsidR="00000000" w:rsidRPr="00000000">
        <w:rPr>
          <w:rFonts w:ascii="Calibri" w:cs="Calibri" w:eastAsia="Calibri" w:hAnsi="Calibri"/>
          <w:sz w:val="24"/>
          <w:szCs w:val="24"/>
          <w:rtl w:val="0"/>
        </w:rPr>
        <w:t xml:space="preserve">na região.</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right="0"/>
        <w:contextualSpacing w:val="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As características básicas do sistema são:</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60" w:line="240" w:lineRule="auto"/>
        <w:ind w:left="1440" w:right="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Sistema de cadastro de usuários ou instituição: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 sistema </w:t>
      </w:r>
      <w:r w:rsidDel="00000000" w:rsidR="00000000" w:rsidRPr="00000000">
        <w:rPr>
          <w:rFonts w:ascii="Calibri" w:cs="Calibri" w:eastAsia="Calibri" w:hAnsi="Calibri"/>
          <w:sz w:val="24"/>
          <w:szCs w:val="24"/>
          <w:rtl w:val="0"/>
        </w:rPr>
        <w:t xml:space="preserve">contará</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com cadastro de usuário diferenciado por pessoa física</w:t>
      </w:r>
      <w:r w:rsidDel="00000000" w:rsidR="00000000" w:rsidRPr="00000000">
        <w:rPr>
          <w:rFonts w:ascii="Calibri" w:cs="Calibri" w:eastAsia="Calibri" w:hAnsi="Calibri"/>
          <w:sz w:val="24"/>
          <w:szCs w:val="24"/>
          <w:rtl w:val="0"/>
        </w:rPr>
        <w:t xml:space="preserve"> ou</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de </w:t>
      </w:r>
      <w:r w:rsidDel="00000000" w:rsidR="00000000" w:rsidRPr="00000000">
        <w:rPr>
          <w:rFonts w:ascii="Calibri" w:cs="Calibri" w:eastAsia="Calibri" w:hAnsi="Calibri"/>
          <w:sz w:val="24"/>
          <w:szCs w:val="24"/>
          <w:rtl w:val="0"/>
        </w:rPr>
        <w:t xml:space="preserve">instituições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que cuidam de </w:t>
      </w:r>
      <w:r w:rsidDel="00000000" w:rsidR="00000000" w:rsidRPr="00000000">
        <w:rPr>
          <w:rFonts w:ascii="Calibri" w:cs="Calibri" w:eastAsia="Calibri" w:hAnsi="Calibri"/>
          <w:sz w:val="24"/>
          <w:szCs w:val="24"/>
          <w:rtl w:val="0"/>
        </w:rPr>
        <w:t xml:space="preserve">animais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para adoção;</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60" w:line="240" w:lineRule="auto"/>
        <w:ind w:left="1440" w:right="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Sistema de cadastro de </w:t>
      </w:r>
      <w:r w:rsidDel="00000000" w:rsidR="00000000" w:rsidRPr="00000000">
        <w:rPr>
          <w:rFonts w:ascii="Calibri" w:cs="Calibri" w:eastAsia="Calibri" w:hAnsi="Calibri"/>
          <w:b w:val="1"/>
          <w:sz w:val="24"/>
          <w:szCs w:val="24"/>
          <w:rtl w:val="0"/>
        </w:rPr>
        <w:t xml:space="preserve">animais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O sistema </w:t>
      </w:r>
      <w:r w:rsidDel="00000000" w:rsidR="00000000" w:rsidRPr="00000000">
        <w:rPr>
          <w:rFonts w:ascii="Calibri" w:cs="Calibri" w:eastAsia="Calibri" w:hAnsi="Calibri"/>
          <w:sz w:val="24"/>
          <w:szCs w:val="24"/>
          <w:rtl w:val="0"/>
        </w:rPr>
        <w:t xml:space="preserve">contará</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com cadastro de </w:t>
      </w:r>
      <w:r w:rsidDel="00000000" w:rsidR="00000000" w:rsidRPr="00000000">
        <w:rPr>
          <w:rFonts w:ascii="Calibri" w:cs="Calibri" w:eastAsia="Calibri" w:hAnsi="Calibri"/>
          <w:sz w:val="24"/>
          <w:szCs w:val="24"/>
          <w:rtl w:val="0"/>
        </w:rPr>
        <w:t xml:space="preserve">animais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que estarão disponíveis para adoção, separados por tipo;</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60" w:line="240" w:lineRule="auto"/>
        <w:ind w:left="1440" w:right="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Sistema de adoção: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 sistema </w:t>
      </w:r>
      <w:r w:rsidDel="00000000" w:rsidR="00000000" w:rsidRPr="00000000">
        <w:rPr>
          <w:rFonts w:ascii="Calibri" w:cs="Calibri" w:eastAsia="Calibri" w:hAnsi="Calibri"/>
          <w:sz w:val="24"/>
          <w:szCs w:val="24"/>
          <w:rtl w:val="0"/>
        </w:rPr>
        <w:t xml:space="preserve">deverá</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disponibilizar uma lista de </w:t>
      </w:r>
      <w:r w:rsidDel="00000000" w:rsidR="00000000" w:rsidRPr="00000000">
        <w:rPr>
          <w:rFonts w:ascii="Calibri" w:cs="Calibri" w:eastAsia="Calibri" w:hAnsi="Calibri"/>
          <w:sz w:val="24"/>
          <w:szCs w:val="24"/>
          <w:rtl w:val="0"/>
        </w:rPr>
        <w:t xml:space="preserve">animais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est</w:t>
      </w:r>
      <w:r w:rsidDel="00000000" w:rsidR="00000000" w:rsidRPr="00000000">
        <w:rPr>
          <w:rFonts w:ascii="Calibri" w:cs="Calibri" w:eastAsia="Calibri" w:hAnsi="Calibri"/>
          <w:sz w:val="24"/>
          <w:szCs w:val="24"/>
          <w:rtl w:val="0"/>
        </w:rPr>
        <w:t xml:space="preserve">ão</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disponíve</w:t>
      </w:r>
      <w:r w:rsidDel="00000000" w:rsidR="00000000" w:rsidRPr="00000000">
        <w:rPr>
          <w:rFonts w:ascii="Calibri" w:cs="Calibri" w:eastAsia="Calibri" w:hAnsi="Calibri"/>
          <w:sz w:val="24"/>
          <w:szCs w:val="24"/>
          <w:rtl w:val="0"/>
        </w:rPr>
        <w:t xml:space="preserve">is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para adoção, o usuário deverá se cadastrar para adotar um </w:t>
      </w:r>
      <w:r w:rsidDel="00000000" w:rsidR="00000000" w:rsidRPr="00000000">
        <w:rPr>
          <w:rFonts w:ascii="Calibri" w:cs="Calibri" w:eastAsia="Calibri" w:hAnsi="Calibri"/>
          <w:sz w:val="24"/>
          <w:szCs w:val="24"/>
          <w:rtl w:val="0"/>
        </w:rPr>
        <w:t xml:space="preserve">animal</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na lista.    </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pPr>
        <w:pStyle w:val="Heading4"/>
        <w:widowControl w:val="1"/>
        <w:spacing w:after="120" w:before="60" w:lineRule="auto"/>
        <w:contextualSpacing w:val="0"/>
        <w:jc w:val="both"/>
        <w:rPr/>
      </w:pPr>
      <w:bookmarkStart w:colFirst="0" w:colLast="0" w:name="_4q7r7whay9se" w:id="9"/>
      <w:bookmarkEnd w:id="9"/>
      <w:r w:rsidDel="00000000" w:rsidR="00000000" w:rsidRPr="00000000">
        <w:rPr>
          <w:rtl w:val="0"/>
        </w:rPr>
        <w:t xml:space="preserve">3.2 - Regras das Transações Realizadas Através do Produto</w:t>
      </w:r>
    </w:p>
    <w:p w:rsidR="00000000" w:rsidDel="00000000" w:rsidP="00000000" w:rsidRDefault="00000000" w:rsidRPr="00000000">
      <w:pPr>
        <w:numPr>
          <w:ilvl w:val="0"/>
          <w:numId w:val="1"/>
        </w:numPr>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 PetAdote não realizará entregas/buscas de animais para qualquer instituição ou pessoa;</w:t>
      </w:r>
    </w:p>
    <w:p w:rsidR="00000000" w:rsidDel="00000000" w:rsidP="00000000" w:rsidRDefault="00000000" w:rsidRPr="00000000">
      <w:pPr>
        <w:numPr>
          <w:ilvl w:val="0"/>
          <w:numId w:val="1"/>
        </w:numPr>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 PetAdote não será responsável pelas transações realizadas dentro do software, isso cabe aos usuários, os quais terão total liberdade em escolher os adotadores e animais que participarão das transações;</w:t>
      </w:r>
    </w:p>
    <w:p w:rsidR="00000000" w:rsidDel="00000000" w:rsidP="00000000" w:rsidRDefault="00000000" w:rsidRPr="00000000">
      <w:pPr>
        <w:numPr>
          <w:ilvl w:val="0"/>
          <w:numId w:val="1"/>
        </w:numPr>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 sistema não terá atendimento online, virá apenas com uma página de help explicando como utilizá-lo;</w:t>
      </w:r>
    </w:p>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4"/>
        <w:contextualSpacing w:val="0"/>
        <w:jc w:val="both"/>
        <w:rPr/>
      </w:pPr>
      <w:bookmarkStart w:colFirst="0" w:colLast="0" w:name="_mn9l35n5b9b0" w:id="10"/>
      <w:bookmarkEnd w:id="10"/>
      <w:r w:rsidDel="00000000" w:rsidR="00000000" w:rsidRPr="00000000">
        <w:rPr>
          <w:rtl w:val="0"/>
        </w:rPr>
        <w:t xml:space="preserve">3.3 - Benefícios do Produto</w:t>
      </w:r>
    </w:p>
    <w:p w:rsidR="00000000" w:rsidDel="00000000" w:rsidP="00000000" w:rsidRDefault="00000000" w:rsidRPr="00000000">
      <w:pPr>
        <w:numPr>
          <w:ilvl w:val="0"/>
          <w:numId w:val="1"/>
        </w:numPr>
        <w:ind w:left="72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Facilitar a busca e disponibilidade de adoção de animais;</w:t>
      </w:r>
    </w:p>
    <w:p w:rsidR="00000000" w:rsidDel="00000000" w:rsidP="00000000" w:rsidRDefault="00000000" w:rsidRPr="00000000">
      <w:pPr>
        <w:numPr>
          <w:ilvl w:val="0"/>
          <w:numId w:val="1"/>
        </w:numPr>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Aumentar a visibilidade de instituições cadastradas; </w:t>
      </w:r>
    </w:p>
    <w:p w:rsidR="00000000" w:rsidDel="00000000" w:rsidP="00000000" w:rsidRDefault="00000000" w:rsidRPr="00000000">
      <w:pPr>
        <w:numPr>
          <w:ilvl w:val="0"/>
          <w:numId w:val="1"/>
        </w:numPr>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Visando a emergente situação da cidade como citado nas matérias de referência a respeito dos animais abandonados e etc, o PetAdote vem sendo uma novidade na região como o primeiro aplicativo dedicado exclusivamente para adoção e disponibilização de animais;</w:t>
      </w:r>
    </w:p>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3.4 - </w:t>
      </w:r>
      <w:r w:rsidDel="00000000" w:rsidR="00000000" w:rsidRPr="00000000">
        <w:rPr>
          <w:rFonts w:ascii="Calibri" w:cs="Calibri" w:eastAsia="Calibri" w:hAnsi="Calibri"/>
          <w:b w:val="1"/>
          <w:sz w:val="24"/>
          <w:szCs w:val="24"/>
          <w:rtl w:val="0"/>
        </w:rPr>
        <w:t xml:space="preserve">Missão do produto</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missão do PetAdote é diminuir a lotação de animais nos centros zoonoses, abrigos e instituições, criando uma forma que todas as informações sobre esses animais que estejam abrigados em tais locais possam entrar nas casas das pessoas sem que elas precisam sair de casa, assim, podendo consequentemente despertar um interesse em adotá-los de forma mais rápida e eficaz.</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4"/>
        <w:widowControl w:val="1"/>
        <w:spacing w:after="120" w:before="60" w:lineRule="auto"/>
        <w:contextualSpacing w:val="0"/>
        <w:jc w:val="both"/>
        <w:rPr/>
      </w:pPr>
      <w:bookmarkStart w:colFirst="0" w:colLast="0" w:name="_fvawjc6ymm9i" w:id="11"/>
      <w:bookmarkEnd w:id="11"/>
      <w:r w:rsidDel="00000000" w:rsidR="00000000" w:rsidRPr="00000000">
        <w:rPr>
          <w:rtl w:val="0"/>
        </w:rPr>
        <w:t xml:space="preserve">4 - Descrição Geral</w:t>
      </w:r>
    </w:p>
    <w:p w:rsidR="00000000" w:rsidDel="00000000" w:rsidP="00000000" w:rsidRDefault="00000000" w:rsidRPr="00000000">
      <w:pPr>
        <w:pStyle w:val="Heading4"/>
        <w:widowControl w:val="1"/>
        <w:spacing w:after="120" w:before="60" w:lineRule="auto"/>
        <w:contextualSpacing w:val="0"/>
        <w:jc w:val="both"/>
        <w:rPr/>
      </w:pPr>
      <w:bookmarkStart w:colFirst="0" w:colLast="0" w:name="_fvawjc6ymm9i" w:id="11"/>
      <w:bookmarkEnd w:id="11"/>
      <w:r w:rsidDel="00000000" w:rsidR="00000000" w:rsidRPr="00000000">
        <w:rPr>
          <w:rtl w:val="0"/>
        </w:rPr>
        <w:t xml:space="preserve">4.1 - Perspectiva do Produto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PetAdote foi idealizado para minimizar o problema social relacionado à dificuldade de encontrar pessoas para adotar animais abandonados.  </w:t>
      </w:r>
    </w:p>
    <w:p w:rsidR="00000000" w:rsidDel="00000000" w:rsidP="00000000" w:rsidRDefault="00000000" w:rsidRPr="00000000">
      <w:pPr>
        <w:pStyle w:val="Heading4"/>
        <w:keepNext w:val="1"/>
        <w:spacing w:after="120" w:before="60" w:lineRule="auto"/>
        <w:contextualSpacing w:val="0"/>
        <w:rPr/>
      </w:pPr>
      <w:bookmarkStart w:colFirst="0" w:colLast="0" w:name="_tyjcwt" w:id="12"/>
      <w:bookmarkEnd w:id="12"/>
      <w:r w:rsidDel="00000000" w:rsidR="00000000" w:rsidRPr="00000000">
        <w:rPr>
          <w:rtl w:val="0"/>
        </w:rPr>
        <w:t xml:space="preserve">4.2 - </w:t>
      </w:r>
      <w:r w:rsidDel="00000000" w:rsidR="00000000" w:rsidRPr="00000000">
        <w:rPr>
          <w:rtl w:val="0"/>
        </w:rPr>
        <w:t xml:space="preserve">Funções do Produto </w:t>
      </w:r>
    </w:p>
    <w:p w:rsidR="00000000" w:rsidDel="00000000" w:rsidP="00000000" w:rsidRDefault="00000000" w:rsidRPr="00000000">
      <w:pPr>
        <w:keepNext w:val="1"/>
        <w:spacing w:after="120" w:before="60" w:lineRule="auto"/>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PetAdote deverá realizar o cadastro de usuário pela internet, cadastros de instituições que cuidam de animas, cadastro de animais para adoção, cadastro de reserva para adoção de animais específicos.    </w:t>
      </w:r>
    </w:p>
    <w:p w:rsidR="00000000" w:rsidDel="00000000" w:rsidP="00000000" w:rsidRDefault="00000000" w:rsidRPr="00000000">
      <w:pPr>
        <w:pStyle w:val="Heading4"/>
        <w:keepNext w:val="1"/>
        <w:spacing w:after="120" w:before="60" w:lineRule="auto"/>
        <w:contextualSpacing w:val="0"/>
        <w:rPr/>
      </w:pPr>
      <w:bookmarkStart w:colFirst="0" w:colLast="0" w:name="_3dy6vkm" w:id="13"/>
      <w:bookmarkEnd w:id="13"/>
      <w:r w:rsidDel="00000000" w:rsidR="00000000" w:rsidRPr="00000000">
        <w:rPr>
          <w:rtl w:val="0"/>
        </w:rPr>
        <w:t xml:space="preserve">4.3 - </w:t>
      </w:r>
      <w:r w:rsidDel="00000000" w:rsidR="00000000" w:rsidRPr="00000000">
        <w:rPr>
          <w:rtl w:val="0"/>
        </w:rPr>
        <w:t xml:space="preserve">Classes de Usuários e Características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right="0" w:firstLine="720"/>
        <w:contextualSpacing w:val="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 PetAdote irá atender todos usuários ou instituições que </w:t>
      </w:r>
      <w:r w:rsidDel="00000000" w:rsidR="00000000" w:rsidRPr="00000000">
        <w:rPr>
          <w:rFonts w:ascii="Calibri" w:cs="Calibri" w:eastAsia="Calibri" w:hAnsi="Calibri"/>
          <w:sz w:val="24"/>
          <w:szCs w:val="24"/>
          <w:rtl w:val="0"/>
        </w:rPr>
        <w:t xml:space="preserve">têm</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disponibilidade acesso </w:t>
      </w:r>
      <w:r w:rsidDel="00000000" w:rsidR="00000000" w:rsidRPr="00000000">
        <w:rPr>
          <w:rFonts w:ascii="Calibri" w:cs="Calibri" w:eastAsia="Calibri" w:hAnsi="Calibri"/>
          <w:sz w:val="24"/>
          <w:szCs w:val="24"/>
          <w:rtl w:val="0"/>
        </w:rPr>
        <w:t xml:space="preserve">à</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internet através de computadores, notebook ou celular usando um navegador de internet, assim sistema deverá permitir com facilidade o cadastro de usuário ou instituição como cadastros dos </w:t>
      </w:r>
      <w:r w:rsidDel="00000000" w:rsidR="00000000" w:rsidRPr="00000000">
        <w:rPr>
          <w:rFonts w:ascii="Calibri" w:cs="Calibri" w:eastAsia="Calibri" w:hAnsi="Calibri"/>
          <w:sz w:val="24"/>
          <w:szCs w:val="24"/>
          <w:rtl w:val="0"/>
        </w:rPr>
        <w:t xml:space="preserve">animais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para adoção.  </w:t>
      </w:r>
    </w:p>
    <w:p w:rsidR="00000000" w:rsidDel="00000000" w:rsidP="00000000" w:rsidRDefault="00000000" w:rsidRPr="00000000">
      <w:pPr>
        <w:pStyle w:val="Heading4"/>
        <w:keepNext w:val="1"/>
        <w:spacing w:after="120" w:before="60" w:lineRule="auto"/>
        <w:contextualSpacing w:val="0"/>
        <w:rPr/>
      </w:pPr>
      <w:bookmarkStart w:colFirst="0" w:colLast="0" w:name="_l927dw18x0nc" w:id="14"/>
      <w:bookmarkEnd w:id="14"/>
      <w:r w:rsidDel="00000000" w:rsidR="00000000" w:rsidRPr="00000000">
        <w:rPr>
          <w:rtl w:val="0"/>
        </w:rPr>
        <w:t xml:space="preserve">4.4 - </w:t>
      </w:r>
      <w:r w:rsidDel="00000000" w:rsidR="00000000" w:rsidRPr="00000000">
        <w:rPr>
          <w:rtl w:val="0"/>
        </w:rPr>
        <w:t xml:space="preserve">Ambiente de Trabalho</w:t>
      </w:r>
    </w:p>
    <w:p w:rsidR="00000000" w:rsidDel="00000000" w:rsidP="00000000" w:rsidRDefault="00000000" w:rsidRPr="00000000">
      <w:pPr>
        <w:keepNext w:val="1"/>
        <w:spacing w:after="120" w:before="60" w:lineRule="auto"/>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aplicação deverá roda em todos os sistemas operacionais como família Windows, MAC e Linux através do uso de um navegador de internet atualizado para HTML5, assim rodando no Microsoft Edge versão 38.14393.0.0+, Google Chrome versão 56.0.2924.87+ e Firefox;   </w:t>
      </w:r>
    </w:p>
    <w:p w:rsidR="00000000" w:rsidDel="00000000" w:rsidP="00000000" w:rsidRDefault="00000000" w:rsidRPr="00000000">
      <w:pPr>
        <w:pStyle w:val="Heading4"/>
        <w:keepNext w:val="1"/>
        <w:spacing w:after="120" w:before="60" w:lineRule="auto"/>
        <w:contextualSpacing w:val="0"/>
        <w:rPr/>
      </w:pPr>
      <w:bookmarkStart w:colFirst="0" w:colLast="0" w:name="_1t3h5sf" w:id="15"/>
      <w:bookmarkEnd w:id="15"/>
      <w:r w:rsidDel="00000000" w:rsidR="00000000" w:rsidRPr="00000000">
        <w:rPr>
          <w:rtl w:val="0"/>
        </w:rPr>
        <w:t xml:space="preserve">4.5 - </w:t>
      </w:r>
      <w:r w:rsidDel="00000000" w:rsidR="00000000" w:rsidRPr="00000000">
        <w:rPr>
          <w:rtl w:val="0"/>
        </w:rPr>
        <w:t xml:space="preserve">Design e Implementação Restrições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right="0" w:firstLine="720"/>
        <w:contextualSpacing w:val="0"/>
        <w:jc w:val="both"/>
        <w:rPr>
          <w:rFonts w:ascii="Calibri" w:cs="Calibri" w:eastAsia="Calibri" w:hAnsi="Calibri"/>
          <w:i w:val="0"/>
          <w:smallCaps w:val="0"/>
          <w:strike w:val="0"/>
          <w:color w:val="000000"/>
          <w:sz w:val="24"/>
          <w:szCs w:val="24"/>
          <w:u w:val="none"/>
          <w:shd w:fill="auto" w:val="clear"/>
          <w:vertAlign w:val="baseline"/>
        </w:rPr>
      </w:pPr>
      <w:bookmarkStart w:colFirst="0" w:colLast="0" w:name="_4d34og8" w:id="16"/>
      <w:bookmarkEnd w:id="16"/>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 sistema será desenvolvido utilizando as tecnologias: HTML5, CSS3, </w:t>
      </w:r>
      <w:r w:rsidDel="00000000" w:rsidR="00000000" w:rsidRPr="00000000">
        <w:rPr>
          <w:rFonts w:ascii="Calibri" w:cs="Calibri" w:eastAsia="Calibri" w:hAnsi="Calibri"/>
          <w:sz w:val="24"/>
          <w:szCs w:val="24"/>
          <w:rtl w:val="0"/>
        </w:rPr>
        <w:t xml:space="preserve">Javascript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e PHP; </w:t>
      </w:r>
    </w:p>
    <w:p w:rsidR="00000000" w:rsidDel="00000000" w:rsidP="00000000" w:rsidRDefault="00000000" w:rsidRPr="00000000">
      <w:pPr>
        <w:pStyle w:val="Heading4"/>
        <w:keepNext w:val="1"/>
        <w:spacing w:after="120" w:before="60" w:lineRule="auto"/>
        <w:contextualSpacing w:val="0"/>
        <w:rPr/>
      </w:pPr>
      <w:bookmarkStart w:colFirst="0" w:colLast="0" w:name="_oox1typ3owv4" w:id="17"/>
      <w:bookmarkEnd w:id="17"/>
      <w:r w:rsidDel="00000000" w:rsidR="00000000" w:rsidRPr="00000000">
        <w:rPr>
          <w:rtl w:val="0"/>
        </w:rPr>
        <w:t xml:space="preserve">5 - Requisitos do Sistema</w:t>
      </w:r>
    </w:p>
    <w:p w:rsidR="00000000" w:rsidDel="00000000" w:rsidP="00000000" w:rsidRDefault="00000000" w:rsidRPr="00000000">
      <w:pPr>
        <w:pStyle w:val="Heading4"/>
        <w:keepNext w:val="1"/>
        <w:spacing w:after="120" w:before="60" w:lineRule="auto"/>
        <w:contextualSpacing w:val="0"/>
        <w:rPr/>
      </w:pPr>
      <w:bookmarkStart w:colFirst="0" w:colLast="0" w:name="_oox1typ3owv4" w:id="17"/>
      <w:bookmarkEnd w:id="17"/>
      <w:r w:rsidDel="00000000" w:rsidR="00000000" w:rsidRPr="00000000">
        <w:rPr>
          <w:rtl w:val="0"/>
        </w:rPr>
        <w:t xml:space="preserve">5.1 - Requisitos Funcionais</w:t>
      </w:r>
    </w:p>
    <w:tbl>
      <w:tblPr>
        <w:tblStyle w:val="Table2"/>
        <w:tblW w:w="8500.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1701"/>
        <w:gridCol w:w="5557"/>
        <w:tblGridChange w:id="0">
          <w:tblGrid>
            <w:gridCol w:w="1242"/>
            <w:gridCol w:w="1701"/>
            <w:gridCol w:w="5557"/>
          </w:tblGrid>
        </w:tblGridChange>
      </w:tblGrid>
      <w:tr>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w:t>
            </w:r>
            <w:r w:rsidDel="00000000" w:rsidR="00000000" w:rsidRPr="00000000">
              <w:rPr>
                <w:rtl w:val="0"/>
              </w:rPr>
            </w:r>
          </w:p>
        </w:tc>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INTERESSADO</w:t>
            </w:r>
            <w:r w:rsidDel="00000000" w:rsidR="00000000" w:rsidRPr="00000000">
              <w:rPr>
                <w:rtl w:val="0"/>
              </w:rPr>
            </w:r>
          </w:p>
        </w:tc>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RF-01</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w:t>
            </w:r>
          </w:p>
        </w:tc>
        <w:tc>
          <w:tcPr>
            <w:shd w:fill="ffffff"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Cadastr</w:t>
            </w:r>
            <w:r w:rsidDel="00000000" w:rsidR="00000000" w:rsidRPr="00000000">
              <w:rPr>
                <w:rFonts w:ascii="Calibri" w:cs="Calibri" w:eastAsia="Calibri" w:hAnsi="Calibri"/>
                <w:b w:val="1"/>
                <w:sz w:val="24"/>
                <w:szCs w:val="24"/>
                <w:rtl w:val="0"/>
              </w:rPr>
              <w:t xml:space="preserve">ar pessoa física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No cadastro de usuário do sistema deverá conter campos nome, cidade, estado, e-mail, senha, telefone</w:t>
            </w:r>
            <w:r w:rsidDel="00000000" w:rsidR="00000000" w:rsidRPr="00000000">
              <w:rPr>
                <w:rFonts w:ascii="Calibri" w:cs="Calibri" w:eastAsia="Calibri" w:hAnsi="Calibri"/>
                <w:sz w:val="24"/>
                <w:szCs w:val="24"/>
                <w:rtl w:val="0"/>
              </w:rPr>
              <w:t xml:space="preserve">. Validar dados através do </w:t>
            </w:r>
            <w:r w:rsidDel="00000000" w:rsidR="00000000" w:rsidRPr="00000000">
              <w:rPr>
                <w:rFonts w:ascii="Calibri" w:cs="Calibri" w:eastAsia="Calibri" w:hAnsi="Calibri"/>
                <w:b w:val="1"/>
                <w:sz w:val="24"/>
                <w:szCs w:val="24"/>
                <w:rtl w:val="0"/>
              </w:rPr>
              <w:t xml:space="preserve">[RF-08]</w:t>
            </w:r>
            <w:r w:rsidDel="00000000" w:rsidR="00000000" w:rsidRPr="00000000">
              <w:rPr>
                <w:rtl w:val="0"/>
              </w:rPr>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RF-02</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w:t>
            </w:r>
          </w:p>
        </w:tc>
        <w:tc>
          <w:tcPr>
            <w:shd w:fill="ffffff" w:val="clear"/>
          </w:tcPr>
          <w:p w:rsidR="00000000" w:rsidDel="00000000" w:rsidP="00000000" w:rsidRDefault="00000000" w:rsidRPr="00000000">
            <w:pPr>
              <w:widowControl w:val="1"/>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Cadastrar pessoa jurídica: </w:t>
            </w:r>
            <w:r w:rsidDel="00000000" w:rsidR="00000000" w:rsidRPr="00000000">
              <w:rPr>
                <w:rFonts w:ascii="Calibri" w:cs="Calibri" w:eastAsia="Calibri" w:hAnsi="Calibri"/>
                <w:sz w:val="24"/>
                <w:szCs w:val="24"/>
                <w:rtl w:val="0"/>
              </w:rPr>
              <w:t xml:space="preserve">No cadastro de usuário do sistema deverá conter campos nome, cidade, estado, e-mail, senha, telefone, CNPJ. Validar dados através do </w:t>
            </w:r>
            <w:r w:rsidDel="00000000" w:rsidR="00000000" w:rsidRPr="00000000">
              <w:rPr>
                <w:rFonts w:ascii="Calibri" w:cs="Calibri" w:eastAsia="Calibri" w:hAnsi="Calibri"/>
                <w:b w:val="1"/>
                <w:sz w:val="24"/>
                <w:szCs w:val="24"/>
                <w:rtl w:val="0"/>
              </w:rPr>
              <w:t xml:space="preserve">[RF-08]</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RF-03</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 </w:t>
            </w:r>
          </w:p>
        </w:tc>
        <w:tc>
          <w:tcPr>
            <w:shd w:fill="ffffff"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Cadastr</w:t>
            </w:r>
            <w:r w:rsidDel="00000000" w:rsidR="00000000" w:rsidRPr="00000000">
              <w:rPr>
                <w:rFonts w:ascii="Calibri" w:cs="Calibri" w:eastAsia="Calibri" w:hAnsi="Calibri"/>
                <w:b w:val="1"/>
                <w:sz w:val="24"/>
                <w:szCs w:val="24"/>
                <w:rtl w:val="0"/>
              </w:rPr>
              <w:t xml:space="preserve">ar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sz w:val="24"/>
                <w:szCs w:val="24"/>
                <w:rtl w:val="0"/>
              </w:rPr>
              <w:t xml:space="preserve">animal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No cadastro de </w:t>
            </w:r>
            <w:r w:rsidDel="00000000" w:rsidR="00000000" w:rsidRPr="00000000">
              <w:rPr>
                <w:rFonts w:ascii="Calibri" w:cs="Calibri" w:eastAsia="Calibri" w:hAnsi="Calibri"/>
                <w:sz w:val="24"/>
                <w:szCs w:val="24"/>
                <w:rtl w:val="0"/>
              </w:rPr>
              <w:t xml:space="preserve">animais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deverá conter campos </w:t>
            </w:r>
            <w:r w:rsidDel="00000000" w:rsidR="00000000" w:rsidRPr="00000000">
              <w:rPr>
                <w:rFonts w:ascii="Calibri" w:cs="Calibri" w:eastAsia="Calibri" w:hAnsi="Calibri"/>
                <w:sz w:val="24"/>
                <w:szCs w:val="24"/>
                <w:rtl w:val="0"/>
              </w:rPr>
              <w:t xml:space="preserve">n</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ome, raça, idade, status do animal, botão de cadastro que deverá enviar ou </w:t>
            </w:r>
            <w:r w:rsidDel="00000000" w:rsidR="00000000" w:rsidRPr="00000000">
              <w:rPr>
                <w:rFonts w:ascii="Calibri" w:cs="Calibri" w:eastAsia="Calibri" w:hAnsi="Calibri"/>
                <w:i w:val="0"/>
                <w:smallCaps w:val="0"/>
                <w:strike w:val="0"/>
                <w:color w:val="222222"/>
                <w:sz w:val="24"/>
                <w:szCs w:val="24"/>
                <w:highlight w:val="white"/>
                <w:u w:val="none"/>
                <w:vertAlign w:val="baseline"/>
                <w:rtl w:val="0"/>
              </w:rPr>
              <w:t xml:space="preserve">submeter</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dados para uma validação.   </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RF-04</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 </w:t>
            </w:r>
          </w:p>
        </w:tc>
        <w:tc>
          <w:tcPr>
            <w:shd w:fill="ffffff"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sz w:val="24"/>
                <w:szCs w:val="24"/>
                <w:rtl w:val="0"/>
              </w:rPr>
              <w:t xml:space="preserve">Entrar na lista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de </w:t>
            </w:r>
            <w:r w:rsidDel="00000000" w:rsidR="00000000" w:rsidRPr="00000000">
              <w:rPr>
                <w:rFonts w:ascii="Calibri" w:cs="Calibri" w:eastAsia="Calibri" w:hAnsi="Calibri"/>
                <w:b w:val="1"/>
                <w:sz w:val="24"/>
                <w:szCs w:val="24"/>
                <w:rtl w:val="0"/>
              </w:rPr>
              <w:t xml:space="preserve">adotantes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No cadastro da lista de adoção deverá conter campos m</w:t>
            </w:r>
            <w:r w:rsidDel="00000000" w:rsidR="00000000" w:rsidRPr="00000000">
              <w:rPr>
                <w:rFonts w:ascii="Calibri" w:cs="Calibri" w:eastAsia="Calibri" w:hAnsi="Calibri"/>
                <w:sz w:val="24"/>
                <w:szCs w:val="24"/>
                <w:rtl w:val="0"/>
              </w:rPr>
              <w:t xml:space="preserve">en</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sagem, botão de cadastro que deverá enviar dados usuário veiculado automaticamente para uma validação.   </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RF-05</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 </w:t>
            </w:r>
          </w:p>
        </w:tc>
        <w:tc>
          <w:tcPr>
            <w:shd w:fill="ffffff"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Editar perfil</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O sistema deverá disponibilizar uma opção ond</w:t>
            </w:r>
            <w:r w:rsidDel="00000000" w:rsidR="00000000" w:rsidRPr="00000000">
              <w:rPr>
                <w:rFonts w:ascii="Calibri" w:cs="Calibri" w:eastAsia="Calibri" w:hAnsi="Calibri"/>
                <w:sz w:val="24"/>
                <w:szCs w:val="24"/>
                <w:rtl w:val="0"/>
              </w:rPr>
              <w:t xml:space="preserve">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usuário pode editar dados citados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[RF-01]</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dois botões um para </w:t>
            </w:r>
            <w:r w:rsidDel="00000000" w:rsidR="00000000" w:rsidRPr="00000000">
              <w:rPr>
                <w:rFonts w:ascii="Calibri" w:cs="Calibri" w:eastAsia="Calibri" w:hAnsi="Calibri"/>
                <w:sz w:val="24"/>
                <w:szCs w:val="24"/>
                <w:rtl w:val="0"/>
              </w:rPr>
              <w:t xml:space="preserve">salvar</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e outro para cancelar operação.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sz w:val="24"/>
                <w:szCs w:val="24"/>
              </w:rPr>
            </w:pPr>
            <w:r w:rsidDel="00000000" w:rsidR="00000000" w:rsidRPr="00000000">
              <w:rPr>
                <w:rtl w:val="0"/>
              </w:rPr>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RF-06</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 </w:t>
            </w:r>
          </w:p>
        </w:tc>
        <w:tc>
          <w:tcPr>
            <w:shd w:fill="ffffff"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Área de log</w:t>
            </w:r>
            <w:r w:rsidDel="00000000" w:rsidR="00000000" w:rsidRPr="00000000">
              <w:rPr>
                <w:rFonts w:ascii="Calibri" w:cs="Calibri" w:eastAsia="Calibri" w:hAnsi="Calibri"/>
                <w:b w:val="1"/>
                <w:sz w:val="24"/>
                <w:szCs w:val="24"/>
                <w:rtl w:val="0"/>
              </w:rPr>
              <w:t xml:space="preserve">ar</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O sistema deverá disponibilizar um nível de acesso por usuário, instituição e admin, assim login deve conter os campos senha, e-mail e botão de acesso. </w:t>
            </w:r>
            <w:r w:rsidDel="00000000" w:rsidR="00000000" w:rsidRPr="00000000">
              <w:rPr>
                <w:rFonts w:ascii="Calibri" w:cs="Calibri" w:eastAsia="Calibri" w:hAnsi="Calibri"/>
                <w:sz w:val="24"/>
                <w:szCs w:val="24"/>
                <w:rtl w:val="0"/>
              </w:rPr>
              <w:t xml:space="preserve">Validar dados através do </w:t>
            </w:r>
            <w:r w:rsidDel="00000000" w:rsidR="00000000" w:rsidRPr="00000000">
              <w:rPr>
                <w:rFonts w:ascii="Calibri" w:cs="Calibri" w:eastAsia="Calibri" w:hAnsi="Calibri"/>
                <w:b w:val="1"/>
                <w:sz w:val="24"/>
                <w:szCs w:val="24"/>
                <w:rtl w:val="0"/>
              </w:rPr>
              <w:t xml:space="preserve">[RF-08]</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RF-07</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 </w:t>
            </w:r>
          </w:p>
        </w:tc>
        <w:tc>
          <w:tcPr>
            <w:shd w:fill="ffffff"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sz w:val="24"/>
                <w:szCs w:val="24"/>
                <w:rtl w:val="0"/>
              </w:rPr>
              <w:t xml:space="preserve">Área de deslogar</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O sistema </w:t>
            </w:r>
            <w:r w:rsidDel="00000000" w:rsidR="00000000" w:rsidRPr="00000000">
              <w:rPr>
                <w:rFonts w:ascii="Calibri" w:cs="Calibri" w:eastAsia="Calibri" w:hAnsi="Calibri"/>
                <w:sz w:val="24"/>
                <w:szCs w:val="24"/>
                <w:rtl w:val="0"/>
              </w:rPr>
              <w:t xml:space="preserve">deverá</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disponibiliza um botão de sair da sua conta no sistema.</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RF-08</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w:t>
            </w:r>
          </w:p>
        </w:tc>
        <w:tc>
          <w:tcPr>
            <w:shd w:fill="ffffff"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sz w:val="24"/>
                <w:szCs w:val="24"/>
                <w:rtl w:val="0"/>
              </w:rPr>
              <w:t xml:space="preserve">Validar dados: </w:t>
            </w:r>
            <w:r w:rsidDel="00000000" w:rsidR="00000000" w:rsidRPr="00000000">
              <w:rPr>
                <w:rFonts w:ascii="Calibri" w:cs="Calibri" w:eastAsia="Calibri" w:hAnsi="Calibri"/>
                <w:sz w:val="24"/>
                <w:szCs w:val="24"/>
                <w:rtl w:val="0"/>
              </w:rPr>
              <w:t xml:space="preserve">O sistema deverá validar dados do usuário ao cadastrar novo usuário</w:t>
            </w:r>
            <w:r w:rsidDel="00000000" w:rsidR="00000000" w:rsidRPr="00000000">
              <w:rPr>
                <w:rFonts w:ascii="Calibri" w:cs="Calibri" w:eastAsia="Calibri" w:hAnsi="Calibri"/>
                <w:b w:val="1"/>
                <w:sz w:val="24"/>
                <w:szCs w:val="24"/>
                <w:rtl w:val="0"/>
              </w:rPr>
              <w:t xml:space="preserve">[RF-01][RF-02]</w:t>
            </w:r>
            <w:r w:rsidDel="00000000" w:rsidR="00000000" w:rsidRPr="00000000">
              <w:rPr>
                <w:rFonts w:ascii="Calibri" w:cs="Calibri" w:eastAsia="Calibri" w:hAnsi="Calibri"/>
                <w:sz w:val="24"/>
                <w:szCs w:val="24"/>
                <w:rtl w:val="0"/>
              </w:rPr>
              <w:t xml:space="preserve">, realizar login</w:t>
            </w:r>
            <w:r w:rsidDel="00000000" w:rsidR="00000000" w:rsidRPr="00000000">
              <w:rPr>
                <w:rFonts w:ascii="Calibri" w:cs="Calibri" w:eastAsia="Calibri" w:hAnsi="Calibri"/>
                <w:b w:val="1"/>
                <w:sz w:val="24"/>
                <w:szCs w:val="24"/>
                <w:rtl w:val="0"/>
              </w:rPr>
              <w:t xml:space="preserve">[RF-06] </w:t>
            </w:r>
            <w:r w:rsidDel="00000000" w:rsidR="00000000" w:rsidRPr="00000000">
              <w:rPr>
                <w:rFonts w:ascii="Calibri" w:cs="Calibri" w:eastAsia="Calibri" w:hAnsi="Calibri"/>
                <w:sz w:val="24"/>
                <w:szCs w:val="24"/>
                <w:rtl w:val="0"/>
              </w:rPr>
              <w:t xml:space="preserve">ou editar o perfil</w:t>
            </w:r>
            <w:r w:rsidDel="00000000" w:rsidR="00000000" w:rsidRPr="00000000">
              <w:rPr>
                <w:rFonts w:ascii="Calibri" w:cs="Calibri" w:eastAsia="Calibri" w:hAnsi="Calibri"/>
                <w:b w:val="1"/>
                <w:sz w:val="24"/>
                <w:szCs w:val="24"/>
                <w:rtl w:val="0"/>
              </w:rPr>
              <w:t xml:space="preserve">[RF-05]</w:t>
            </w:r>
            <w:r w:rsidDel="00000000" w:rsidR="00000000" w:rsidRPr="00000000">
              <w:rPr>
                <w:rtl w:val="0"/>
              </w:rPr>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RF-09</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w:t>
            </w:r>
          </w:p>
        </w:tc>
        <w:tc>
          <w:tcPr>
            <w:shd w:fill="ffffff"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Cadastrar usuário no banco: </w:t>
            </w:r>
            <w:r w:rsidDel="00000000" w:rsidR="00000000" w:rsidRPr="00000000">
              <w:rPr>
                <w:rFonts w:ascii="Calibri" w:cs="Calibri" w:eastAsia="Calibri" w:hAnsi="Calibri"/>
                <w:sz w:val="24"/>
                <w:szCs w:val="24"/>
                <w:rtl w:val="0"/>
              </w:rPr>
              <w:t xml:space="preserve">Após validar os dados </w:t>
            </w:r>
            <w:r w:rsidDel="00000000" w:rsidR="00000000" w:rsidRPr="00000000">
              <w:rPr>
                <w:rFonts w:ascii="Calibri" w:cs="Calibri" w:eastAsia="Calibri" w:hAnsi="Calibri"/>
                <w:b w:val="1"/>
                <w:sz w:val="24"/>
                <w:szCs w:val="24"/>
                <w:rtl w:val="0"/>
              </w:rPr>
              <w:t xml:space="preserve">[RF-08] </w:t>
            </w:r>
            <w:r w:rsidDel="00000000" w:rsidR="00000000" w:rsidRPr="00000000">
              <w:rPr>
                <w:rFonts w:ascii="Calibri" w:cs="Calibri" w:eastAsia="Calibri" w:hAnsi="Calibri"/>
                <w:sz w:val="24"/>
                <w:szCs w:val="24"/>
                <w:rtl w:val="0"/>
              </w:rPr>
              <w:t xml:space="preserve">o sistema deverá salvar os dados preenchidos pelo usuário no formulário de cadastro [</w:t>
            </w:r>
            <w:r w:rsidDel="00000000" w:rsidR="00000000" w:rsidRPr="00000000">
              <w:rPr>
                <w:rFonts w:ascii="Calibri" w:cs="Calibri" w:eastAsia="Calibri" w:hAnsi="Calibri"/>
                <w:b w:val="1"/>
                <w:sz w:val="24"/>
                <w:szCs w:val="24"/>
                <w:rtl w:val="0"/>
              </w:rPr>
              <w:t xml:space="preserve">RF-01]</w:t>
            </w:r>
            <w:r w:rsidDel="00000000" w:rsidR="00000000" w:rsidRPr="00000000">
              <w:rPr>
                <w:rFonts w:ascii="Calibri" w:cs="Calibri" w:eastAsia="Calibri" w:hAnsi="Calibri"/>
                <w:sz w:val="24"/>
                <w:szCs w:val="24"/>
                <w:rtl w:val="0"/>
              </w:rPr>
              <w:t xml:space="preserve"> e [</w:t>
            </w:r>
            <w:r w:rsidDel="00000000" w:rsidR="00000000" w:rsidRPr="00000000">
              <w:rPr>
                <w:rFonts w:ascii="Calibri" w:cs="Calibri" w:eastAsia="Calibri" w:hAnsi="Calibri"/>
                <w:b w:val="1"/>
                <w:sz w:val="24"/>
                <w:szCs w:val="24"/>
                <w:rtl w:val="0"/>
              </w:rPr>
              <w:t xml:space="preserve">RF-02] </w:t>
            </w:r>
            <w:r w:rsidDel="00000000" w:rsidR="00000000" w:rsidRPr="00000000">
              <w:rPr>
                <w:rFonts w:ascii="Calibri" w:cs="Calibri" w:eastAsia="Calibri" w:hAnsi="Calibri"/>
                <w:sz w:val="24"/>
                <w:szCs w:val="24"/>
                <w:rtl w:val="0"/>
              </w:rPr>
              <w:t xml:space="preserve">e criar a sua conta no banco</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RF-10</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Visitante</w:t>
            </w:r>
          </w:p>
        </w:tc>
        <w:tc>
          <w:tcPr>
            <w:shd w:fill="ffffff"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Buscar Animais: </w:t>
            </w:r>
            <w:r w:rsidDel="00000000" w:rsidR="00000000" w:rsidRPr="00000000">
              <w:rPr>
                <w:rFonts w:ascii="Calibri" w:cs="Calibri" w:eastAsia="Calibri" w:hAnsi="Calibri"/>
                <w:sz w:val="24"/>
                <w:szCs w:val="24"/>
                <w:rtl w:val="0"/>
              </w:rPr>
              <w:t xml:space="preserve">O sistema deverá gerar um relatório da lista de animais disponibilizados para adoção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No caso do usuário logado essa busca deverá atender ao </w:t>
            </w:r>
            <w:r w:rsidDel="00000000" w:rsidR="00000000" w:rsidRPr="00000000">
              <w:rPr>
                <w:rFonts w:ascii="Calibri" w:cs="Calibri" w:eastAsia="Calibri" w:hAnsi="Calibri"/>
                <w:b w:val="1"/>
                <w:sz w:val="24"/>
                <w:szCs w:val="24"/>
                <w:rtl w:val="0"/>
              </w:rPr>
              <w:t xml:space="preserve">[RNF-06]</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RF-11</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Aprovar adoção: </w:t>
            </w:r>
            <w:r w:rsidDel="00000000" w:rsidR="00000000" w:rsidRPr="00000000">
              <w:rPr>
                <w:rFonts w:ascii="Calibri" w:cs="Calibri" w:eastAsia="Calibri" w:hAnsi="Calibri"/>
                <w:sz w:val="24"/>
                <w:szCs w:val="24"/>
                <w:rtl w:val="0"/>
              </w:rPr>
              <w:t xml:space="preserve">O usuário dono do animal poderá escolher qual usuário irá adotar seu pet, os interessados serão listados </w:t>
            </w:r>
            <w:r w:rsidDel="00000000" w:rsidR="00000000" w:rsidRPr="00000000">
              <w:rPr>
                <w:rFonts w:ascii="Calibri" w:cs="Calibri" w:eastAsia="Calibri" w:hAnsi="Calibri"/>
                <w:b w:val="1"/>
                <w:sz w:val="24"/>
                <w:szCs w:val="24"/>
                <w:rtl w:val="0"/>
              </w:rPr>
              <w:t xml:space="preserve">[RF-12]</w:t>
            </w:r>
            <w:r w:rsidDel="00000000" w:rsidR="00000000" w:rsidRPr="00000000">
              <w:rPr>
                <w:rFonts w:ascii="Calibri" w:cs="Calibri" w:eastAsia="Calibri" w:hAnsi="Calibri"/>
                <w:sz w:val="24"/>
                <w:szCs w:val="24"/>
                <w:rtl w:val="0"/>
              </w:rPr>
              <w:t xml:space="preserve"> de acordo com a Lista de adotantes </w:t>
            </w:r>
            <w:r w:rsidDel="00000000" w:rsidR="00000000" w:rsidRPr="00000000">
              <w:rPr>
                <w:rFonts w:ascii="Calibri" w:cs="Calibri" w:eastAsia="Calibri" w:hAnsi="Calibri"/>
                <w:b w:val="1"/>
                <w:sz w:val="24"/>
                <w:szCs w:val="24"/>
                <w:rtl w:val="0"/>
              </w:rPr>
              <w:t xml:space="preserve">[RF-04].</w:t>
            </w:r>
            <w:r w:rsidDel="00000000" w:rsidR="00000000" w:rsidRPr="00000000">
              <w:rPr>
                <w:rFonts w:ascii="Calibri" w:cs="Calibri" w:eastAsia="Calibri" w:hAnsi="Calibri"/>
                <w:sz w:val="24"/>
                <w:szCs w:val="24"/>
                <w:rtl w:val="0"/>
              </w:rPr>
              <w:t xml:space="preserve"> </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RF-12</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Relatar Adotantes: </w:t>
            </w:r>
            <w:r w:rsidDel="00000000" w:rsidR="00000000" w:rsidRPr="00000000">
              <w:rPr>
                <w:rFonts w:ascii="Calibri" w:cs="Calibri" w:eastAsia="Calibri" w:hAnsi="Calibri"/>
                <w:sz w:val="24"/>
                <w:szCs w:val="24"/>
                <w:rtl w:val="0"/>
              </w:rPr>
              <w:t xml:space="preserve">Ao acessar o seu pet, o usuário receberá um relatório contendo a lista de usuários interessados em adotar seu pet.</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keepNext w:val="1"/>
        <w:spacing w:after="120" w:before="60" w:lineRule="auto"/>
        <w:contextualSpacing w:val="0"/>
        <w:rPr/>
      </w:pPr>
      <w:bookmarkStart w:colFirst="0" w:colLast="0" w:name="_8cff19lnndck" w:id="18"/>
      <w:bookmarkEnd w:id="18"/>
      <w:r w:rsidDel="00000000" w:rsidR="00000000" w:rsidRPr="00000000">
        <w:rPr>
          <w:rtl w:val="0"/>
        </w:rPr>
        <w:t xml:space="preserve">5.2 - </w:t>
      </w:r>
      <w:r w:rsidDel="00000000" w:rsidR="00000000" w:rsidRPr="00000000">
        <w:rPr>
          <w:rtl w:val="0"/>
        </w:rPr>
        <w:t xml:space="preserve">Requisitos Não Funcionais</w:t>
      </w:r>
    </w:p>
    <w:tbl>
      <w:tblPr>
        <w:tblStyle w:val="Table3"/>
        <w:tblW w:w="848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1800"/>
        <w:gridCol w:w="5445"/>
        <w:tblGridChange w:id="0">
          <w:tblGrid>
            <w:gridCol w:w="1242"/>
            <w:gridCol w:w="1800"/>
            <w:gridCol w:w="5445"/>
          </w:tblGrid>
        </w:tblGridChange>
      </w:tblGrid>
      <w:tr>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w:t>
            </w:r>
            <w:r w:rsidDel="00000000" w:rsidR="00000000" w:rsidRPr="00000000">
              <w:rPr>
                <w:rtl w:val="0"/>
              </w:rPr>
            </w:r>
          </w:p>
        </w:tc>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INTERESSADO</w:t>
            </w:r>
            <w:r w:rsidDel="00000000" w:rsidR="00000000" w:rsidRPr="00000000">
              <w:rPr>
                <w:rtl w:val="0"/>
              </w:rPr>
            </w:r>
          </w:p>
        </w:tc>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r>
      <w:tr>
        <w:tc>
          <w:tcPr>
            <w:shd w:fill="ffffff"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RNF-01</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 </w:t>
            </w:r>
          </w:p>
        </w:tc>
        <w:tc>
          <w:tcPr>
            <w:shd w:fill="ffffff" w:val="clear"/>
          </w:tcPr>
          <w:p w:rsidR="00000000" w:rsidDel="00000000" w:rsidP="00000000" w:rsidRDefault="00000000" w:rsidRPr="00000000">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Layout multi-plataforma: </w:t>
            </w:r>
            <w:r w:rsidDel="00000000" w:rsidR="00000000" w:rsidRPr="00000000">
              <w:rPr>
                <w:rFonts w:ascii="Calibri" w:cs="Calibri" w:eastAsia="Calibri" w:hAnsi="Calibri"/>
                <w:sz w:val="24"/>
                <w:szCs w:val="24"/>
                <w:rtl w:val="0"/>
              </w:rPr>
              <w:t xml:space="preserve">O sistema deverá ter layout responsivo ou flexível automaticamente se encaixa no dispositivo do usuário como PC, celular, tablet.</w:t>
            </w:r>
          </w:p>
        </w:tc>
      </w:tr>
      <w:tr>
        <w:tc>
          <w:tcPr>
            <w:shd w:fill="ffffff"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RNF-02</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w:t>
            </w:r>
          </w:p>
        </w:tc>
        <w:tc>
          <w:tcPr>
            <w:shd w:fill="ffffff" w:val="clear"/>
          </w:tcPr>
          <w:p w:rsidR="00000000" w:rsidDel="00000000" w:rsidP="00000000" w:rsidRDefault="00000000" w:rsidRPr="00000000">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Relatório: </w:t>
            </w:r>
            <w:r w:rsidDel="00000000" w:rsidR="00000000" w:rsidRPr="00000000">
              <w:rPr>
                <w:rFonts w:ascii="Calibri" w:cs="Calibri" w:eastAsia="Calibri" w:hAnsi="Calibri"/>
                <w:sz w:val="24"/>
                <w:szCs w:val="24"/>
                <w:rtl w:val="0"/>
              </w:rPr>
              <w:t xml:space="preserve">O sistema deverá ter relatórios de usuários cadastrados, instituição, animas, número de visitas diária, mensal e anual.   </w:t>
            </w:r>
          </w:p>
        </w:tc>
      </w:tr>
      <w:tr>
        <w:tc>
          <w:tcPr>
            <w:shd w:fill="ffffff"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RNF-03</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Sessão segura: </w:t>
            </w:r>
            <w:r w:rsidDel="00000000" w:rsidR="00000000" w:rsidRPr="00000000">
              <w:rPr>
                <w:rFonts w:ascii="Calibri" w:cs="Calibri" w:eastAsia="Calibri" w:hAnsi="Calibri"/>
                <w:sz w:val="24"/>
                <w:szCs w:val="24"/>
                <w:rtl w:val="0"/>
              </w:rPr>
              <w:t xml:space="preserve">Depois 15 minutos sem navegação a sessão do usuário é encerrada;</w:t>
            </w:r>
          </w:p>
        </w:tc>
      </w:tr>
      <w:tr>
        <w:tc>
          <w:tcPr>
            <w:shd w:fill="ffffff"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RNF-04</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Busca Eficiente: </w:t>
            </w:r>
            <w:r w:rsidDel="00000000" w:rsidR="00000000" w:rsidRPr="00000000">
              <w:rPr>
                <w:rFonts w:ascii="Calibri" w:cs="Calibri" w:eastAsia="Calibri" w:hAnsi="Calibri"/>
                <w:sz w:val="24"/>
                <w:szCs w:val="24"/>
                <w:rtl w:val="0"/>
              </w:rPr>
              <w:t xml:space="preserve">Na busca, caso esteja logado, automaticamente seu estado e cidade sao selecionados;</w:t>
            </w:r>
          </w:p>
        </w:tc>
      </w:tr>
      <w:tr>
        <w:tc>
          <w:tcPr>
            <w:shd w:fill="ffffff"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RNF-05</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Busca:</w:t>
            </w:r>
            <w:r w:rsidDel="00000000" w:rsidR="00000000" w:rsidRPr="00000000">
              <w:rPr>
                <w:rFonts w:ascii="Calibri" w:cs="Calibri" w:eastAsia="Calibri" w:hAnsi="Calibri"/>
                <w:sz w:val="24"/>
                <w:szCs w:val="24"/>
                <w:rtl w:val="0"/>
              </w:rPr>
              <w:t xml:space="preserve"> Na busca, serão exibidos até 20 animais por vez e com botões avançar voltar e início;</w:t>
            </w:r>
          </w:p>
        </w:tc>
      </w:tr>
      <w:tr>
        <w:tc>
          <w:tcPr>
            <w:shd w:fill="ffffff"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RNF-06</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Filtro de Busca:</w:t>
            </w:r>
            <w:r w:rsidDel="00000000" w:rsidR="00000000" w:rsidRPr="00000000">
              <w:rPr>
                <w:rFonts w:ascii="Calibri" w:cs="Calibri" w:eastAsia="Calibri" w:hAnsi="Calibri"/>
                <w:sz w:val="24"/>
                <w:szCs w:val="24"/>
                <w:rtl w:val="0"/>
              </w:rPr>
              <w:t xml:space="preserve"> Usuário logado só conseguirá pesquisar por pet que não seja dele mesmo;</w:t>
            </w:r>
          </w:p>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tl w:val="0"/>
              </w:rPr>
            </w:r>
          </w:p>
        </w:tc>
      </w:tr>
      <w:tr>
        <w:tc>
          <w:tcPr>
            <w:shd w:fill="ffffff"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RNF-07</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Segurança de Identidade: </w:t>
            </w:r>
            <w:r w:rsidDel="00000000" w:rsidR="00000000" w:rsidRPr="00000000">
              <w:rPr>
                <w:rFonts w:ascii="Calibri" w:cs="Calibri" w:eastAsia="Calibri" w:hAnsi="Calibri"/>
                <w:sz w:val="24"/>
                <w:szCs w:val="24"/>
                <w:rtl w:val="0"/>
              </w:rPr>
              <w:t xml:space="preserve">Usuário logado só conseguiria visualizar o perfil de outros usuários que já adotaram algum de seus pets ou esteja na lista de espera de algum de seus pets;</w:t>
            </w:r>
          </w:p>
        </w:tc>
      </w:tr>
      <w:tr>
        <w:tc>
          <w:tcPr>
            <w:shd w:fill="ffffff"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RNF-08</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Notificações: </w:t>
            </w:r>
            <w:r w:rsidDel="00000000" w:rsidR="00000000" w:rsidRPr="00000000">
              <w:rPr>
                <w:rFonts w:ascii="Calibri" w:cs="Calibri" w:eastAsia="Calibri" w:hAnsi="Calibri"/>
                <w:sz w:val="24"/>
                <w:szCs w:val="24"/>
                <w:rtl w:val="0"/>
              </w:rPr>
              <w:t xml:space="preserve">O sistema notificará o usuário se sua adoção foi aprovada ou rejeitada de acordo com a escolha do dono do pet.</w:t>
            </w:r>
          </w:p>
        </w:tc>
      </w:tr>
    </w:tbl>
    <w:p w:rsidR="00000000" w:rsidDel="00000000" w:rsidP="00000000" w:rsidRDefault="00000000" w:rsidRPr="00000000">
      <w:pPr>
        <w:contextualSpacing w:val="0"/>
        <w:rPr>
          <w:rFonts w:ascii="Calibri" w:cs="Calibri" w:eastAsia="Calibri" w:hAnsi="Calibri"/>
          <w:sz w:val="24"/>
          <w:szCs w:val="24"/>
        </w:rPr>
      </w:pPr>
      <w:bookmarkStart w:colFirst="0" w:colLast="0" w:name="_3rdcrjn" w:id="19"/>
      <w:bookmarkEnd w:id="19"/>
      <w:r w:rsidDel="00000000" w:rsidR="00000000" w:rsidRPr="00000000">
        <w:rPr>
          <w:rtl w:val="0"/>
        </w:rPr>
      </w:r>
    </w:p>
    <w:p w:rsidR="00000000" w:rsidDel="00000000" w:rsidP="00000000" w:rsidRDefault="00000000" w:rsidRPr="00000000">
      <w:pPr>
        <w:pStyle w:val="Heading4"/>
        <w:keepNext w:val="1"/>
        <w:spacing w:after="120" w:before="60" w:lineRule="auto"/>
        <w:contextualSpacing w:val="0"/>
        <w:rPr/>
      </w:pPr>
      <w:bookmarkStart w:colFirst="0" w:colLast="0" w:name="_gbtuwmn70sw6" w:id="20"/>
      <w:bookmarkEnd w:id="20"/>
      <w:r w:rsidDel="00000000" w:rsidR="00000000" w:rsidRPr="00000000">
        <w:rPr>
          <w:rtl w:val="0"/>
        </w:rPr>
        <w:t xml:space="preserve">5.3 - </w:t>
      </w:r>
      <w:r w:rsidDel="00000000" w:rsidR="00000000" w:rsidRPr="00000000">
        <w:rPr>
          <w:rtl w:val="0"/>
        </w:rPr>
        <w:t xml:space="preserve">Regras de Negócio</w:t>
      </w:r>
    </w:p>
    <w:tbl>
      <w:tblPr>
        <w:tblStyle w:val="Table4"/>
        <w:tblW w:w="8500.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1701"/>
        <w:gridCol w:w="5557"/>
        <w:tblGridChange w:id="0">
          <w:tblGrid>
            <w:gridCol w:w="1242"/>
            <w:gridCol w:w="1701"/>
            <w:gridCol w:w="5557"/>
          </w:tblGrid>
        </w:tblGridChange>
      </w:tblGrid>
      <w:tr>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w:t>
            </w:r>
            <w:r w:rsidDel="00000000" w:rsidR="00000000" w:rsidRPr="00000000">
              <w:rPr>
                <w:rtl w:val="0"/>
              </w:rPr>
            </w:r>
          </w:p>
        </w:tc>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INTERESSADO</w:t>
            </w:r>
            <w:r w:rsidDel="00000000" w:rsidR="00000000" w:rsidRPr="00000000">
              <w:rPr>
                <w:rtl w:val="0"/>
              </w:rPr>
            </w:r>
          </w:p>
        </w:tc>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RN-01</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 </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Para validade dos animais disponibilizados:</w:t>
            </w:r>
            <w:r w:rsidDel="00000000" w:rsidR="00000000" w:rsidRPr="00000000">
              <w:rPr>
                <w:rFonts w:ascii="Calibri" w:cs="Calibri" w:eastAsia="Calibri" w:hAnsi="Calibri"/>
                <w:sz w:val="24"/>
                <w:szCs w:val="24"/>
                <w:rtl w:val="0"/>
              </w:rPr>
              <w:t xml:space="preserve"> Os animais cadastrados no sistema ficarão disponíveis para adoção enquanto o usuário ou instituição estiver regularmente ativo no sistema, assim, caso usuário ou instituição não efetue o acesso no sistema a cada 15 dias no máximo, os animais do mesmo será removido do sistema.</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RN-02</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 </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Para disponibilização de animais: </w:t>
            </w:r>
            <w:r w:rsidDel="00000000" w:rsidR="00000000" w:rsidRPr="00000000">
              <w:rPr>
                <w:rFonts w:ascii="Calibri" w:cs="Calibri" w:eastAsia="Calibri" w:hAnsi="Calibri"/>
                <w:sz w:val="24"/>
                <w:szCs w:val="24"/>
                <w:rtl w:val="0"/>
              </w:rPr>
              <w:t xml:space="preserve">O sistema só deverá permitir os cadastros de animais se usuário estiver regularmente cadastrado no sistema. </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RN-03</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 </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Para adoção : </w:t>
            </w:r>
            <w:r w:rsidDel="00000000" w:rsidR="00000000" w:rsidRPr="00000000">
              <w:rPr>
                <w:rFonts w:ascii="Calibri" w:cs="Calibri" w:eastAsia="Calibri" w:hAnsi="Calibri"/>
                <w:sz w:val="24"/>
                <w:szCs w:val="24"/>
                <w:rtl w:val="0"/>
              </w:rPr>
              <w:t xml:space="preserve">O sistema só deverá permitir adoção de animais se usuário estiver cadastrado. </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RN-04</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 </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Para nível de Acesso: </w:t>
            </w:r>
            <w:r w:rsidDel="00000000" w:rsidR="00000000" w:rsidRPr="00000000">
              <w:rPr>
                <w:rFonts w:ascii="Calibri" w:cs="Calibri" w:eastAsia="Calibri" w:hAnsi="Calibri"/>
                <w:sz w:val="24"/>
                <w:szCs w:val="24"/>
                <w:rtl w:val="0"/>
              </w:rPr>
              <w:t xml:space="preserve">O sistema deverá ter nível de acesso por usuário, instituição e administrador, o nível de usuário deverá permitir apenas o cadastro de animais, adoção, editar perfil e sair do sistema, o nível de instituição deverá disponibilizar o mesmo do usuário e mais a área de relatórios, o nível de administrador deverá ter controle sobre tudo já citado.        </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RN-05</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 </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Para disponibilização de animais do usuário comum: </w:t>
            </w:r>
            <w:r w:rsidDel="00000000" w:rsidR="00000000" w:rsidRPr="00000000">
              <w:rPr>
                <w:rFonts w:ascii="Calibri" w:cs="Calibri" w:eastAsia="Calibri" w:hAnsi="Calibri"/>
                <w:sz w:val="24"/>
                <w:szCs w:val="24"/>
                <w:rtl w:val="0"/>
              </w:rPr>
              <w:t xml:space="preserve">O usuário comum só poderá cadastrar 5 animais para adoção. </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RN-05</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Sistema </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Para disponibilização de animais de instituição: </w:t>
            </w:r>
            <w:r w:rsidDel="00000000" w:rsidR="00000000" w:rsidRPr="00000000">
              <w:rPr>
                <w:rFonts w:ascii="Calibri" w:cs="Calibri" w:eastAsia="Calibri" w:hAnsi="Calibri"/>
                <w:sz w:val="24"/>
                <w:szCs w:val="24"/>
                <w:rtl w:val="0"/>
              </w:rPr>
              <w:t xml:space="preserve">Instituição não terão de limites para disponibilizar animais para adoção</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RN-06</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bookmarkStart w:colFirst="0" w:colLast="0" w:name="_1t9y319hmpjk" w:id="21"/>
            <w:bookmarkEnd w:id="21"/>
            <w:r w:rsidDel="00000000" w:rsidR="00000000" w:rsidRPr="00000000">
              <w:rPr>
                <w:rFonts w:ascii="Calibri" w:cs="Calibri" w:eastAsia="Calibri" w:hAnsi="Calibri"/>
                <w:b w:val="1"/>
                <w:sz w:val="24"/>
                <w:szCs w:val="24"/>
                <w:rtl w:val="0"/>
              </w:rPr>
              <w:t xml:space="preserve">Para aprovar adoção: </w:t>
            </w:r>
            <w:r w:rsidDel="00000000" w:rsidR="00000000" w:rsidRPr="00000000">
              <w:rPr>
                <w:rFonts w:ascii="Calibri" w:cs="Calibri" w:eastAsia="Calibri" w:hAnsi="Calibri"/>
                <w:sz w:val="24"/>
                <w:szCs w:val="24"/>
                <w:rtl w:val="0"/>
              </w:rPr>
              <w:t xml:space="preserve">De acordo com o </w:t>
            </w:r>
            <w:r w:rsidDel="00000000" w:rsidR="00000000" w:rsidRPr="00000000">
              <w:rPr>
                <w:rFonts w:ascii="Calibri" w:cs="Calibri" w:eastAsia="Calibri" w:hAnsi="Calibri"/>
                <w:b w:val="1"/>
                <w:sz w:val="24"/>
                <w:szCs w:val="24"/>
                <w:rtl w:val="0"/>
              </w:rPr>
              <w:t xml:space="preserve">[RF-04] </w:t>
            </w:r>
            <w:r w:rsidDel="00000000" w:rsidR="00000000" w:rsidRPr="00000000">
              <w:rPr>
                <w:rFonts w:ascii="Calibri" w:cs="Calibri" w:eastAsia="Calibri" w:hAnsi="Calibri"/>
                <w:sz w:val="24"/>
                <w:szCs w:val="24"/>
                <w:rtl w:val="0"/>
              </w:rPr>
              <w:t xml:space="preserve">existirá uma fila de adoção que listará todos os usuários que desejam adotar determinado pet, no qual apenas o dono terá acesso a esta lista, assim podendo aprovar ou reprovar cada adotador, consequentemente, ao aprovar um adotador</w:t>
            </w:r>
            <w:r w:rsidDel="00000000" w:rsidR="00000000" w:rsidRPr="00000000">
              <w:rPr>
                <w:rFonts w:ascii="Calibri" w:cs="Calibri" w:eastAsia="Calibri" w:hAnsi="Calibri"/>
                <w:b w:val="1"/>
                <w:sz w:val="24"/>
                <w:szCs w:val="24"/>
                <w:rtl w:val="0"/>
              </w:rPr>
              <w:t xml:space="preserve">[RF-11]</w:t>
            </w:r>
            <w:r w:rsidDel="00000000" w:rsidR="00000000" w:rsidRPr="00000000">
              <w:rPr>
                <w:rFonts w:ascii="Calibri" w:cs="Calibri" w:eastAsia="Calibri" w:hAnsi="Calibri"/>
                <w:sz w:val="24"/>
                <w:szCs w:val="24"/>
                <w:rtl w:val="0"/>
              </w:rPr>
              <w:t xml:space="preserve">, todos os outros serão marcados como rejeitados, o sistema marcará a adoção do animal como finalizada, assim, ele não mais aparecerá nas buscas e os interessados serão notificados  caso aprovados ou rejeitados </w:t>
            </w:r>
            <w:r w:rsidDel="00000000" w:rsidR="00000000" w:rsidRPr="00000000">
              <w:rPr>
                <w:rFonts w:ascii="Calibri" w:cs="Calibri" w:eastAsia="Calibri" w:hAnsi="Calibri"/>
                <w:b w:val="1"/>
                <w:sz w:val="24"/>
                <w:szCs w:val="24"/>
                <w:rtl w:val="0"/>
              </w:rPr>
              <w:t xml:space="preserve">[RNF-08]</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tl w:val="0"/>
              </w:rPr>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RN-07</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bookmarkStart w:colFirst="0" w:colLast="0" w:name="_1t9y319hmpjk" w:id="21"/>
            <w:bookmarkEnd w:id="21"/>
            <w:r w:rsidDel="00000000" w:rsidR="00000000" w:rsidRPr="00000000">
              <w:rPr>
                <w:rFonts w:ascii="Calibri" w:cs="Calibri" w:eastAsia="Calibri" w:hAnsi="Calibri"/>
                <w:b w:val="1"/>
                <w:sz w:val="24"/>
                <w:szCs w:val="24"/>
                <w:rtl w:val="0"/>
              </w:rPr>
              <w:t xml:space="preserve">Para busca de animais: </w:t>
            </w:r>
            <w:r w:rsidDel="00000000" w:rsidR="00000000" w:rsidRPr="00000000">
              <w:rPr>
                <w:rFonts w:ascii="Calibri" w:cs="Calibri" w:eastAsia="Calibri" w:hAnsi="Calibri"/>
                <w:sz w:val="24"/>
                <w:szCs w:val="24"/>
                <w:rtl w:val="0"/>
              </w:rPr>
              <w:t xml:space="preserve">Qualquer usuário logado ou não poderá realizar uma busca através do campo busca do site.</w:t>
            </w:r>
          </w:p>
          <w:p w:rsidR="00000000" w:rsidDel="00000000" w:rsidP="00000000" w:rsidRDefault="00000000" w:rsidRPr="00000000">
            <w:pPr>
              <w:contextualSpacing w:val="0"/>
              <w:jc w:val="both"/>
              <w:rPr>
                <w:rFonts w:ascii="Calibri" w:cs="Calibri" w:eastAsia="Calibri" w:hAnsi="Calibri"/>
                <w:sz w:val="24"/>
                <w:szCs w:val="24"/>
              </w:rPr>
            </w:pPr>
            <w:bookmarkStart w:colFirst="0" w:colLast="0" w:name="_25jiqpe3resl" w:id="22"/>
            <w:bookmarkEnd w:id="22"/>
            <w:r w:rsidDel="00000000" w:rsidR="00000000" w:rsidRPr="00000000">
              <w:rPr>
                <w:rFonts w:ascii="Calibri" w:cs="Calibri" w:eastAsia="Calibri" w:hAnsi="Calibri"/>
                <w:sz w:val="24"/>
                <w:szCs w:val="24"/>
                <w:rtl w:val="0"/>
              </w:rPr>
              <w:t xml:space="preserve">Para usuário não logados ele poderá ver todas as informações referente ao animal, porém para entrar na lista de adoção ele deverá obrigatoriamente estar logado, ou criar uma nova conta para realizar a operação.</w:t>
            </w:r>
          </w:p>
          <w:p w:rsidR="00000000" w:rsidDel="00000000" w:rsidP="00000000" w:rsidRDefault="00000000" w:rsidRPr="00000000">
            <w:pPr>
              <w:contextualSpacing w:val="0"/>
              <w:jc w:val="both"/>
              <w:rPr>
                <w:rFonts w:ascii="Calibri" w:cs="Calibri" w:eastAsia="Calibri" w:hAnsi="Calibri"/>
                <w:sz w:val="24"/>
                <w:szCs w:val="24"/>
              </w:rPr>
            </w:pPr>
            <w:bookmarkStart w:colFirst="0" w:colLast="0" w:name="_1ksv4uv" w:id="23"/>
            <w:bookmarkEnd w:id="23"/>
            <w:r w:rsidDel="00000000" w:rsidR="00000000" w:rsidRPr="00000000">
              <w:rPr>
                <w:rFonts w:ascii="Calibri" w:cs="Calibri" w:eastAsia="Calibri" w:hAnsi="Calibri"/>
                <w:sz w:val="24"/>
                <w:szCs w:val="24"/>
                <w:rtl w:val="0"/>
              </w:rPr>
              <w:t xml:space="preserve">Usuários logados podem acessar livremente as informações dos animais, apenas os próprios animais que ele mesmo cadastrou não serão listados nessa busca [RNF-06].</w:t>
            </w:r>
          </w:p>
        </w:tc>
      </w:tr>
    </w:tbl>
    <w:p w:rsidR="00000000" w:rsidDel="00000000" w:rsidP="00000000" w:rsidRDefault="00000000" w:rsidRPr="00000000">
      <w:pPr>
        <w:contextualSpacing w:val="0"/>
        <w:rPr>
          <w:rFonts w:ascii="Calibri" w:cs="Calibri" w:eastAsia="Calibri" w:hAnsi="Calibri"/>
          <w:sz w:val="24"/>
          <w:szCs w:val="24"/>
        </w:rPr>
      </w:pPr>
      <w:bookmarkStart w:colFirst="0" w:colLast="0" w:name="_26in1rg" w:id="24"/>
      <w:bookmarkEnd w:id="24"/>
      <w:r w:rsidDel="00000000" w:rsidR="00000000" w:rsidRPr="00000000">
        <w:rPr>
          <w:rtl w:val="0"/>
        </w:rPr>
      </w:r>
    </w:p>
    <w:p w:rsidR="00000000" w:rsidDel="00000000" w:rsidP="00000000" w:rsidRDefault="00000000" w:rsidRPr="00000000">
      <w:pPr>
        <w:pStyle w:val="Heading4"/>
        <w:keepNext w:val="1"/>
        <w:spacing w:after="120" w:before="60" w:lineRule="auto"/>
        <w:contextualSpacing w:val="0"/>
        <w:rPr/>
      </w:pPr>
      <w:bookmarkStart w:colFirst="0" w:colLast="0" w:name="_1rlm30r8psgp" w:id="25"/>
      <w:bookmarkEnd w:id="25"/>
      <w:r w:rsidDel="00000000" w:rsidR="00000000" w:rsidRPr="00000000">
        <w:rPr>
          <w:rtl w:val="0"/>
        </w:rPr>
        <w:t xml:space="preserve">6 - </w:t>
      </w:r>
      <w:r w:rsidDel="00000000" w:rsidR="00000000" w:rsidRPr="00000000">
        <w:rPr>
          <w:rtl w:val="0"/>
        </w:rPr>
        <w:t xml:space="preserve">Casos de Uso</w:t>
      </w:r>
    </w:p>
    <w:p w:rsidR="00000000" w:rsidDel="00000000" w:rsidP="00000000" w:rsidRDefault="00000000" w:rsidRPr="00000000">
      <w:pPr>
        <w:pStyle w:val="Heading4"/>
        <w:keepNext w:val="1"/>
        <w:spacing w:after="120" w:before="60" w:lineRule="auto"/>
        <w:contextualSpacing w:val="0"/>
        <w:rPr/>
      </w:pPr>
      <w:bookmarkStart w:colFirst="0" w:colLast="0" w:name="_lnxbz9" w:id="26"/>
      <w:bookmarkEnd w:id="26"/>
      <w:r w:rsidDel="00000000" w:rsidR="00000000" w:rsidRPr="00000000">
        <w:rPr>
          <w:rtl w:val="0"/>
        </w:rPr>
        <w:t xml:space="preserve">6.1 - Atores</w:t>
      </w:r>
    </w:p>
    <w:tbl>
      <w:tblPr>
        <w:tblStyle w:val="Table5"/>
        <w:tblW w:w="8500.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1163"/>
        <w:gridCol w:w="6095"/>
        <w:tblGridChange w:id="0">
          <w:tblGrid>
            <w:gridCol w:w="1242"/>
            <w:gridCol w:w="1163"/>
            <w:gridCol w:w="6095"/>
          </w:tblGrid>
        </w:tblGridChange>
      </w:tblGrid>
      <w:tr>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w:t>
            </w:r>
            <w:r w:rsidDel="00000000" w:rsidR="00000000" w:rsidRPr="00000000">
              <w:rPr>
                <w:rtl w:val="0"/>
              </w:rPr>
            </w:r>
          </w:p>
        </w:tc>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ATOR</w:t>
            </w:r>
            <w:r w:rsidDel="00000000" w:rsidR="00000000" w:rsidRPr="00000000">
              <w:rPr>
                <w:rtl w:val="0"/>
              </w:rPr>
            </w:r>
          </w:p>
        </w:tc>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ATR-01</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 usuários são todos aqueles que utilizam internet </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ATR-02</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É usuário máster do sistema </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ATR-03</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Visitante</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É o usuário não logado que está utilizando o sistema</w:t>
            </w:r>
          </w:p>
        </w:tc>
      </w:tr>
    </w:tbl>
    <w:p w:rsidR="00000000" w:rsidDel="00000000" w:rsidP="00000000" w:rsidRDefault="00000000" w:rsidRPr="00000000">
      <w:pPr>
        <w:contextualSpacing w:val="0"/>
        <w:rPr>
          <w:rFonts w:ascii="Calibri" w:cs="Calibri" w:eastAsia="Calibri" w:hAnsi="Calibri"/>
          <w:sz w:val="24"/>
          <w:szCs w:val="24"/>
        </w:rPr>
      </w:pPr>
      <w:bookmarkStart w:colFirst="0" w:colLast="0" w:name="_1a1rko4v0lj1" w:id="27"/>
      <w:bookmarkEnd w:id="27"/>
      <w:r w:rsidDel="00000000" w:rsidR="00000000" w:rsidRPr="00000000">
        <w:rPr>
          <w:rtl w:val="0"/>
        </w:rPr>
      </w:r>
    </w:p>
    <w:p w:rsidR="00000000" w:rsidDel="00000000" w:rsidP="00000000" w:rsidRDefault="00000000" w:rsidRPr="00000000">
      <w:pPr>
        <w:pStyle w:val="Heading4"/>
        <w:keepNext w:val="1"/>
        <w:spacing w:after="120" w:before="60" w:lineRule="auto"/>
        <w:contextualSpacing w:val="0"/>
        <w:rPr/>
      </w:pPr>
      <w:bookmarkStart w:colFirst="0" w:colLast="0" w:name="_sxyo9zdook4z" w:id="28"/>
      <w:bookmarkEnd w:id="28"/>
      <w:r w:rsidDel="00000000" w:rsidR="00000000" w:rsidRPr="00000000">
        <w:rPr>
          <w:rtl w:val="0"/>
        </w:rPr>
        <w:t xml:space="preserve">6.2 - </w:t>
      </w:r>
      <w:r w:rsidDel="00000000" w:rsidR="00000000" w:rsidRPr="00000000">
        <w:rPr>
          <w:rtl w:val="0"/>
        </w:rPr>
        <w:t xml:space="preserve">Casos de Uso</w:t>
      </w:r>
    </w:p>
    <w:tbl>
      <w:tblPr>
        <w:tblStyle w:val="Table6"/>
        <w:tblW w:w="8500.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1168"/>
        <w:gridCol w:w="6090"/>
        <w:tblGridChange w:id="0">
          <w:tblGrid>
            <w:gridCol w:w="1242"/>
            <w:gridCol w:w="1168"/>
            <w:gridCol w:w="6090"/>
          </w:tblGrid>
        </w:tblGridChange>
      </w:tblGrid>
      <w:tr>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w:t>
            </w:r>
            <w:r w:rsidDel="00000000" w:rsidR="00000000" w:rsidRPr="00000000">
              <w:rPr>
                <w:rtl w:val="0"/>
              </w:rPr>
            </w:r>
          </w:p>
        </w:tc>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ATOR</w:t>
            </w:r>
            <w:r w:rsidDel="00000000" w:rsidR="00000000" w:rsidRPr="00000000">
              <w:rPr>
                <w:rtl w:val="0"/>
              </w:rPr>
            </w:r>
          </w:p>
        </w:tc>
        <w:tc>
          <w:tcPr>
            <w:shd w:fill="9fc5e8" w:val="clear"/>
          </w:tcPr>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CASO DE USO</w:t>
            </w:r>
            <w:r w:rsidDel="00000000" w:rsidR="00000000" w:rsidRPr="00000000">
              <w:rPr>
                <w:rtl w:val="0"/>
              </w:rPr>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UC-01</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 </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Cadastrar usuário no  sistema:</w:t>
            </w:r>
            <w:r w:rsidDel="00000000" w:rsidR="00000000" w:rsidRPr="00000000">
              <w:rPr>
                <w:rFonts w:ascii="Calibri" w:cs="Calibri" w:eastAsia="Calibri" w:hAnsi="Calibri"/>
                <w:sz w:val="24"/>
                <w:szCs w:val="24"/>
                <w:rtl w:val="0"/>
              </w:rPr>
              <w:t xml:space="preserve"> O usuário deverá clicar sobre o botão cadastra-se e na página de cadastro, preencher os campos nome, cidade, estado, e-mail, senha, telefone e tipo de conta, assim aperta botão de cadastrar para completar cadastro no sistema. </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UC-02</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Cadastrar animal: </w:t>
            </w:r>
            <w:r w:rsidDel="00000000" w:rsidR="00000000" w:rsidRPr="00000000">
              <w:rPr>
                <w:rFonts w:ascii="Calibri" w:cs="Calibri" w:eastAsia="Calibri" w:hAnsi="Calibri"/>
                <w:sz w:val="24"/>
                <w:szCs w:val="24"/>
                <w:rtl w:val="0"/>
              </w:rPr>
              <w:t xml:space="preserve">O usuário</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deverá clicar em adicionar animal e na página de cadastro de animal, preencher nome do animal, raça, idade, status do animal e escolhe uma foto do animal, assim aperta botão de cadastrar para completar cadastro no sistema.</w:t>
            </w:r>
            <w:r w:rsidDel="00000000" w:rsidR="00000000" w:rsidRPr="00000000">
              <w:rPr>
                <w:rtl w:val="0"/>
              </w:rPr>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UC-03 </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Entrar na Lista de Adoção:</w:t>
            </w:r>
            <w:r w:rsidDel="00000000" w:rsidR="00000000" w:rsidRPr="00000000">
              <w:rPr>
                <w:rFonts w:ascii="Calibri" w:cs="Calibri" w:eastAsia="Calibri" w:hAnsi="Calibri"/>
                <w:sz w:val="24"/>
                <w:szCs w:val="24"/>
                <w:rtl w:val="0"/>
              </w:rPr>
              <w:t xml:space="preserve"> O usuário deverá clicar em adotar e página de adoção, clicar sobre um dos animais disponível para adoção, sendo levado para a página onde contém os dados do animal e onde deverá clicar no botão adotar. Fazendo isso ele entrará na fila de adoção e deverá aguardar o dono do animal desejado aprovar a transação [UC-07]</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UC-04 </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bookmarkStart w:colFirst="0" w:colLast="0" w:name="_1ksv4uv" w:id="23"/>
            <w:bookmarkEnd w:id="23"/>
            <w:r w:rsidDel="00000000" w:rsidR="00000000" w:rsidRPr="00000000">
              <w:rPr>
                <w:rFonts w:ascii="Calibri" w:cs="Calibri" w:eastAsia="Calibri" w:hAnsi="Calibri"/>
                <w:b w:val="1"/>
                <w:sz w:val="24"/>
                <w:szCs w:val="24"/>
                <w:rtl w:val="0"/>
              </w:rPr>
              <w:t xml:space="preserve">Editar perfil:</w:t>
            </w:r>
            <w:r w:rsidDel="00000000" w:rsidR="00000000" w:rsidRPr="00000000">
              <w:rPr>
                <w:rFonts w:ascii="Calibri" w:cs="Calibri" w:eastAsia="Calibri" w:hAnsi="Calibri"/>
                <w:sz w:val="24"/>
                <w:szCs w:val="24"/>
                <w:rtl w:val="0"/>
              </w:rPr>
              <w:t xml:space="preserve"> O usuário deverá clicar sobre editar perfil e modificá dados e aperta botão salvar alterações.</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UC-05</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Visitante</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bookmarkStart w:colFirst="0" w:colLast="0" w:name="_1t9y319hmpjk" w:id="21"/>
            <w:bookmarkEnd w:id="21"/>
            <w:r w:rsidDel="00000000" w:rsidR="00000000" w:rsidRPr="00000000">
              <w:rPr>
                <w:rFonts w:ascii="Calibri" w:cs="Calibri" w:eastAsia="Calibri" w:hAnsi="Calibri"/>
                <w:b w:val="1"/>
                <w:sz w:val="24"/>
                <w:szCs w:val="24"/>
                <w:rtl w:val="0"/>
              </w:rPr>
              <w:t xml:space="preserve">Buscar: </w:t>
            </w:r>
            <w:r w:rsidDel="00000000" w:rsidR="00000000" w:rsidRPr="00000000">
              <w:rPr>
                <w:rFonts w:ascii="Calibri" w:cs="Calibri" w:eastAsia="Calibri" w:hAnsi="Calibri"/>
                <w:sz w:val="24"/>
                <w:szCs w:val="24"/>
                <w:rtl w:val="0"/>
              </w:rPr>
              <w:t xml:space="preserve">O usuário deverá clicar no botão de busca, informar espécie de animal desejada, estado e cidade para filtrar a consulta, após isso clicar em pesquisar para obter os resultados.</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UC-06</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bookmarkStart w:colFirst="0" w:colLast="0" w:name="_1t9y319hmpjk" w:id="21"/>
            <w:bookmarkEnd w:id="21"/>
            <w:r w:rsidDel="00000000" w:rsidR="00000000" w:rsidRPr="00000000">
              <w:rPr>
                <w:rFonts w:ascii="Calibri" w:cs="Calibri" w:eastAsia="Calibri" w:hAnsi="Calibri"/>
                <w:b w:val="1"/>
                <w:sz w:val="24"/>
                <w:szCs w:val="24"/>
                <w:rtl w:val="0"/>
              </w:rPr>
              <w:t xml:space="preserve">Logar: </w:t>
            </w:r>
            <w:r w:rsidDel="00000000" w:rsidR="00000000" w:rsidRPr="00000000">
              <w:rPr>
                <w:rFonts w:ascii="Calibri" w:cs="Calibri" w:eastAsia="Calibri" w:hAnsi="Calibri"/>
                <w:sz w:val="24"/>
                <w:szCs w:val="24"/>
                <w:rtl w:val="0"/>
              </w:rPr>
              <w:t xml:space="preserve">Para logar no sistema o usuário deverá preencher os dados válidos de acordo feito posteriormente no [UC-01]</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UC-07</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b w:val="1"/>
                <w:sz w:val="24"/>
                <w:szCs w:val="24"/>
              </w:rPr>
            </w:pPr>
            <w:bookmarkStart w:colFirst="0" w:colLast="0" w:name="_1t9y319hmpjk" w:id="21"/>
            <w:bookmarkEnd w:id="21"/>
            <w:r w:rsidDel="00000000" w:rsidR="00000000" w:rsidRPr="00000000">
              <w:rPr>
                <w:rFonts w:ascii="Calibri" w:cs="Calibri" w:eastAsia="Calibri" w:hAnsi="Calibri"/>
                <w:b w:val="1"/>
                <w:sz w:val="24"/>
                <w:szCs w:val="24"/>
                <w:rtl w:val="0"/>
              </w:rPr>
              <w:t xml:space="preserve">Aprovar adoção: </w:t>
            </w:r>
            <w:r w:rsidDel="00000000" w:rsidR="00000000" w:rsidRPr="00000000">
              <w:rPr>
                <w:rFonts w:ascii="Calibri" w:cs="Calibri" w:eastAsia="Calibri" w:hAnsi="Calibri"/>
                <w:sz w:val="24"/>
                <w:szCs w:val="24"/>
                <w:rtl w:val="0"/>
              </w:rPr>
              <w:t xml:space="preserve">O usuário ao clicar em um animal o qual ele é dono, será mostrada a fila de adoção, contendo os usuários interessados em adotar o animal, ele terá opção de aceitar ou recusar o adotar, assim, ao aceitar um, todos os outros serão marcados como rejeitados e notificados. </w:t>
            </w:r>
            <w:r w:rsidDel="00000000" w:rsidR="00000000" w:rsidRPr="00000000">
              <w:rPr>
                <w:rFonts w:ascii="Calibri" w:cs="Calibri" w:eastAsia="Calibri" w:hAnsi="Calibri"/>
                <w:b w:val="1"/>
                <w:sz w:val="24"/>
                <w:szCs w:val="24"/>
                <w:rtl w:val="0"/>
              </w:rPr>
              <w:t xml:space="preserve">[Ver RN-06]</w:t>
            </w:r>
          </w:p>
        </w:tc>
      </w:tr>
      <w:tr>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UC-08</w:t>
            </w:r>
          </w:p>
        </w:tc>
        <w:tc>
          <w:tcPr>
            <w:shd w:fill="ffffff" w:val="clea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Usuário</w:t>
            </w:r>
          </w:p>
        </w:tc>
        <w:tc>
          <w:tcPr>
            <w:shd w:fill="ffffff" w:val="clear"/>
          </w:tcPr>
          <w:p w:rsidR="00000000" w:rsidDel="00000000" w:rsidP="00000000" w:rsidRDefault="00000000" w:rsidRPr="00000000">
            <w:pPr>
              <w:contextualSpacing w:val="0"/>
              <w:jc w:val="both"/>
              <w:rPr>
                <w:rFonts w:ascii="Calibri" w:cs="Calibri" w:eastAsia="Calibri" w:hAnsi="Calibri"/>
                <w:sz w:val="24"/>
                <w:szCs w:val="24"/>
              </w:rPr>
            </w:pPr>
            <w:bookmarkStart w:colFirst="0" w:colLast="0" w:name="_1t9y319hmpjk" w:id="21"/>
            <w:bookmarkEnd w:id="21"/>
            <w:r w:rsidDel="00000000" w:rsidR="00000000" w:rsidRPr="00000000">
              <w:rPr>
                <w:rFonts w:ascii="Calibri" w:cs="Calibri" w:eastAsia="Calibri" w:hAnsi="Calibri"/>
                <w:b w:val="1"/>
                <w:sz w:val="24"/>
                <w:szCs w:val="24"/>
                <w:rtl w:val="0"/>
              </w:rPr>
              <w:t xml:space="preserve">Reprovar adoção: </w:t>
            </w:r>
            <w:r w:rsidDel="00000000" w:rsidR="00000000" w:rsidRPr="00000000">
              <w:rPr>
                <w:rFonts w:ascii="Calibri" w:cs="Calibri" w:eastAsia="Calibri" w:hAnsi="Calibri"/>
                <w:sz w:val="24"/>
                <w:szCs w:val="24"/>
                <w:rtl w:val="0"/>
              </w:rPr>
              <w:t xml:space="preserve">O usuário ao clicar em um animal o qual ele é dono, será mostrada a fila de adoção, contendo os usuários interessados em adotar o animal, ele terá opção de rejeitar um adotador, assim o mesmo sairá da fila de adoção, será marcado como rejeitado e será notificado..</w:t>
            </w:r>
            <w:r w:rsidDel="00000000" w:rsidR="00000000" w:rsidRPr="00000000">
              <w:rPr>
                <w:rFonts w:ascii="Calibri" w:cs="Calibri" w:eastAsia="Calibri" w:hAnsi="Calibri"/>
                <w:b w:val="1"/>
                <w:sz w:val="24"/>
                <w:szCs w:val="24"/>
                <w:rtl w:val="0"/>
              </w:rPr>
              <w:t xml:space="preserve">[Ver RN-06]</w:t>
            </w:r>
            <w:r w:rsidDel="00000000" w:rsidR="00000000" w:rsidRPr="00000000">
              <w:rPr>
                <w:rtl w:val="0"/>
              </w:rPr>
            </w:r>
          </w:p>
        </w:tc>
      </w:tr>
    </w:tbl>
    <w:p w:rsidR="00000000" w:rsidDel="00000000" w:rsidP="00000000" w:rsidRDefault="00000000" w:rsidRPr="00000000">
      <w:pPr>
        <w:pStyle w:val="Heading4"/>
        <w:contextualSpacing w:val="0"/>
        <w:jc w:val="left"/>
        <w:rPr/>
      </w:pPr>
      <w:bookmarkStart w:colFirst="0" w:colLast="0" w:name="_fkkww27co2uy" w:id="29"/>
      <w:bookmarkEnd w:id="29"/>
      <w:r w:rsidDel="00000000" w:rsidR="00000000" w:rsidRPr="00000000">
        <w:rPr>
          <w:rtl w:val="0"/>
        </w:rPr>
      </w:r>
    </w:p>
    <w:p w:rsidR="00000000" w:rsidDel="00000000" w:rsidP="00000000" w:rsidRDefault="00000000" w:rsidRPr="00000000">
      <w:pPr>
        <w:pStyle w:val="Heading4"/>
        <w:contextualSpacing w:val="0"/>
        <w:jc w:val="left"/>
        <w:rPr/>
      </w:pPr>
      <w:bookmarkStart w:colFirst="0" w:colLast="0" w:name="_79a1fqygeqal" w:id="30"/>
      <w:bookmarkEnd w:id="30"/>
      <w:r w:rsidDel="00000000" w:rsidR="00000000" w:rsidRPr="00000000">
        <w:br w:type="page"/>
      </w:r>
      <w:r w:rsidDel="00000000" w:rsidR="00000000" w:rsidRPr="00000000">
        <w:rPr>
          <w:rtl w:val="0"/>
        </w:rPr>
      </w:r>
    </w:p>
    <w:p w:rsidR="00000000" w:rsidDel="00000000" w:rsidP="00000000" w:rsidRDefault="00000000" w:rsidRPr="00000000">
      <w:pPr>
        <w:pStyle w:val="Heading4"/>
        <w:contextualSpacing w:val="0"/>
        <w:jc w:val="left"/>
        <w:rPr/>
      </w:pPr>
      <w:bookmarkStart w:colFirst="0" w:colLast="0" w:name="_mw564gvax6r1" w:id="31"/>
      <w:bookmarkEnd w:id="31"/>
      <w:r w:rsidDel="00000000" w:rsidR="00000000" w:rsidRPr="00000000">
        <w:rPr>
          <w:rtl w:val="0"/>
        </w:rPr>
        <w:t xml:space="preserve">7 - Diagrama de Casos de Uso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781550" cy="5695950"/>
            <wp:effectExtent b="0" l="0" r="0" t="0"/>
            <wp:docPr descr="cadastrar.jpg" id="23" name="image49.jpg"/>
            <a:graphic>
              <a:graphicData uri="http://schemas.openxmlformats.org/drawingml/2006/picture">
                <pic:pic>
                  <pic:nvPicPr>
                    <pic:cNvPr descr="cadastrar.jpg" id="0" name="image49.jpg"/>
                    <pic:cNvPicPr preferRelativeResize="0"/>
                  </pic:nvPicPr>
                  <pic:blipFill>
                    <a:blip r:embed="rId7"/>
                    <a:srcRect b="0" l="0" r="0" t="0"/>
                    <a:stretch>
                      <a:fillRect/>
                    </a:stretch>
                  </pic:blipFill>
                  <pic:spPr>
                    <a:xfrm>
                      <a:off x="0" y="0"/>
                      <a:ext cx="4781550" cy="5695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wfl5solytmlw" w:id="32"/>
      <w:bookmarkEnd w:id="32"/>
      <w:r w:rsidDel="00000000" w:rsidR="00000000" w:rsidRPr="00000000">
        <w:rPr>
          <w:rtl w:val="0"/>
        </w:rPr>
        <w:t xml:space="preserve">8</w:t>
      </w:r>
      <w:r w:rsidDel="00000000" w:rsidR="00000000" w:rsidRPr="00000000">
        <w:rPr>
          <w:rtl w:val="0"/>
        </w:rPr>
        <w:t xml:space="preserve"> - Diagrama de Classes</w:t>
      </w:r>
    </w:p>
    <w:p w:rsidR="00000000" w:rsidDel="00000000" w:rsidP="00000000" w:rsidRDefault="00000000" w:rsidRPr="00000000">
      <w:pPr>
        <w:pStyle w:val="Heading4"/>
        <w:spacing w:after="120" w:before="60" w:lineRule="auto"/>
        <w:contextualSpacing w:val="0"/>
        <w:rPr/>
      </w:pPr>
      <w:bookmarkStart w:colFirst="0" w:colLast="0" w:name="_j408owrguz7g" w:id="33"/>
      <w:bookmarkEnd w:id="33"/>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590550</wp:posOffset>
            </wp:positionH>
            <wp:positionV relativeFrom="paragraph">
              <wp:posOffset>104775</wp:posOffset>
            </wp:positionV>
            <wp:extent cx="4857750" cy="4533900"/>
            <wp:effectExtent b="0" l="0" r="0" t="0"/>
            <wp:wrapTopAndBottom distB="0" distT="0"/>
            <wp:docPr id="41" name="image81.png"/>
            <a:graphic>
              <a:graphicData uri="http://schemas.openxmlformats.org/drawingml/2006/picture">
                <pic:pic>
                  <pic:nvPicPr>
                    <pic:cNvPr id="0" name="image81.png"/>
                    <pic:cNvPicPr preferRelativeResize="0"/>
                  </pic:nvPicPr>
                  <pic:blipFill>
                    <a:blip r:embed="rId8"/>
                    <a:srcRect b="5828" l="4078" r="6589" t="7468"/>
                    <a:stretch>
                      <a:fillRect/>
                    </a:stretch>
                  </pic:blipFill>
                  <pic:spPr>
                    <a:xfrm>
                      <a:off x="0" y="0"/>
                      <a:ext cx="4857750" cy="45339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jqr8corge0la" w:id="34"/>
      <w:bookmarkEnd w:id="34"/>
      <w:r w:rsidDel="00000000" w:rsidR="00000000" w:rsidRPr="00000000">
        <w:rPr>
          <w:rtl w:val="0"/>
        </w:rPr>
        <w:t xml:space="preserve">9 - Diagramas de Sequências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3327400"/>
            <wp:effectExtent b="0" l="0" r="0" t="0"/>
            <wp:docPr descr="UC01 - Cadastrar usuário no sistema.png" id="18" name="image41.png"/>
            <a:graphic>
              <a:graphicData uri="http://schemas.openxmlformats.org/drawingml/2006/picture">
                <pic:pic>
                  <pic:nvPicPr>
                    <pic:cNvPr descr="UC01 - Cadastrar usuário no sistema.png" id="0" name="image41.png"/>
                    <pic:cNvPicPr preferRelativeResize="0"/>
                  </pic:nvPicPr>
                  <pic:blipFill>
                    <a:blip r:embed="rId9"/>
                    <a:srcRect b="0" l="0" r="0" t="0"/>
                    <a:stretch>
                      <a:fillRect/>
                    </a:stretch>
                  </pic:blipFill>
                  <pic:spPr>
                    <a:xfrm>
                      <a:off x="0" y="0"/>
                      <a:ext cx="6120000" cy="332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4575" cy="4076700"/>
            <wp:effectExtent b="0" l="0" r="0" t="0"/>
            <wp:docPr descr="UC02 - Cadastrar Animal.png" id="9" name="image19.png"/>
            <a:graphic>
              <a:graphicData uri="http://schemas.openxmlformats.org/drawingml/2006/picture">
                <pic:pic>
                  <pic:nvPicPr>
                    <pic:cNvPr descr="UC02 - Cadastrar Animal.png" id="0" name="image19.png"/>
                    <pic:cNvPicPr preferRelativeResize="0"/>
                  </pic:nvPicPr>
                  <pic:blipFill>
                    <a:blip r:embed="rId10"/>
                    <a:srcRect b="1609" l="0" r="0" t="0"/>
                    <a:stretch>
                      <a:fillRect/>
                    </a:stretch>
                  </pic:blipFill>
                  <pic:spPr>
                    <a:xfrm>
                      <a:off x="0" y="0"/>
                      <a:ext cx="6124575" cy="407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3441700"/>
            <wp:effectExtent b="0" l="0" r="0" t="0"/>
            <wp:docPr descr="UC03 Entrar na lista de adoção.png" id="10" name="image20.png"/>
            <a:graphic>
              <a:graphicData uri="http://schemas.openxmlformats.org/drawingml/2006/picture">
                <pic:pic>
                  <pic:nvPicPr>
                    <pic:cNvPr descr="UC03 Entrar na lista de adoção.png" id="0" name="image20.png"/>
                    <pic:cNvPicPr preferRelativeResize="0"/>
                  </pic:nvPicPr>
                  <pic:blipFill>
                    <a:blip r:embed="rId11"/>
                    <a:srcRect b="0" l="0" r="0" t="0"/>
                    <a:stretch>
                      <a:fillRect/>
                    </a:stretch>
                  </pic:blipFill>
                  <pic:spPr>
                    <a:xfrm>
                      <a:off x="0" y="0"/>
                      <a:ext cx="61200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3860800"/>
            <wp:effectExtent b="0" l="0" r="0" t="0"/>
            <wp:docPr descr="UC04 - Editar Perfil.png" id="15" name="image38.png"/>
            <a:graphic>
              <a:graphicData uri="http://schemas.openxmlformats.org/drawingml/2006/picture">
                <pic:pic>
                  <pic:nvPicPr>
                    <pic:cNvPr descr="UC04 - Editar Perfil.png" id="0" name="image38.png"/>
                    <pic:cNvPicPr preferRelativeResize="0"/>
                  </pic:nvPicPr>
                  <pic:blipFill>
                    <a:blip r:embed="rId12"/>
                    <a:srcRect b="0" l="0" r="0" t="0"/>
                    <a:stretch>
                      <a:fillRect/>
                    </a:stretch>
                  </pic:blipFill>
                  <pic:spPr>
                    <a:xfrm>
                      <a:off x="0" y="0"/>
                      <a:ext cx="6120000" cy="386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3263900"/>
            <wp:effectExtent b="0" l="0" r="0" t="0"/>
            <wp:docPr descr="UC05 - Buscar.png" id="6" name="image16.png"/>
            <a:graphic>
              <a:graphicData uri="http://schemas.openxmlformats.org/drawingml/2006/picture">
                <pic:pic>
                  <pic:nvPicPr>
                    <pic:cNvPr descr="UC05 - Buscar.png" id="0" name="image16.png"/>
                    <pic:cNvPicPr preferRelativeResize="0"/>
                  </pic:nvPicPr>
                  <pic:blipFill>
                    <a:blip r:embed="rId13"/>
                    <a:srcRect b="0" l="0" r="0" t="0"/>
                    <a:stretch>
                      <a:fillRect/>
                    </a:stretch>
                  </pic:blipFill>
                  <pic:spPr>
                    <a:xfrm>
                      <a:off x="0" y="0"/>
                      <a:ext cx="6120000" cy="326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3263900"/>
            <wp:effectExtent b="0" l="0" r="0" t="0"/>
            <wp:docPr descr="UC06 - Login.png" id="3" name="image7.png"/>
            <a:graphic>
              <a:graphicData uri="http://schemas.openxmlformats.org/drawingml/2006/picture">
                <pic:pic>
                  <pic:nvPicPr>
                    <pic:cNvPr descr="UC06 - Login.png" id="0" name="image7.png"/>
                    <pic:cNvPicPr preferRelativeResize="0"/>
                  </pic:nvPicPr>
                  <pic:blipFill>
                    <a:blip r:embed="rId14"/>
                    <a:srcRect b="0" l="0" r="0" t="0"/>
                    <a:stretch>
                      <a:fillRect/>
                    </a:stretch>
                  </pic:blipFill>
                  <pic:spPr>
                    <a:xfrm>
                      <a:off x="0" y="0"/>
                      <a:ext cx="6120000" cy="326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3365500"/>
            <wp:effectExtent b="0" l="0" r="0" t="0"/>
            <wp:docPr descr="UC07 - Aprovar Adoção.png" id="36" name="image71.png"/>
            <a:graphic>
              <a:graphicData uri="http://schemas.openxmlformats.org/drawingml/2006/picture">
                <pic:pic>
                  <pic:nvPicPr>
                    <pic:cNvPr descr="UC07 - Aprovar Adoção.png" id="0" name="image71.png"/>
                    <pic:cNvPicPr preferRelativeResize="0"/>
                  </pic:nvPicPr>
                  <pic:blipFill>
                    <a:blip r:embed="rId15"/>
                    <a:srcRect b="0" l="0" r="0" t="0"/>
                    <a:stretch>
                      <a:fillRect/>
                    </a:stretch>
                  </pic:blipFill>
                  <pic:spPr>
                    <a:xfrm>
                      <a:off x="0" y="0"/>
                      <a:ext cx="61200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3568700"/>
            <wp:effectExtent b="0" l="0" r="0" t="0"/>
            <wp:docPr descr="UC08 - Reprovar Adoção.png" id="17" name="image40.png"/>
            <a:graphic>
              <a:graphicData uri="http://schemas.openxmlformats.org/drawingml/2006/picture">
                <pic:pic>
                  <pic:nvPicPr>
                    <pic:cNvPr descr="UC08 - Reprovar Adoção.png" id="0" name="image40.png"/>
                    <pic:cNvPicPr preferRelativeResize="0"/>
                  </pic:nvPicPr>
                  <pic:blipFill>
                    <a:blip r:embed="rId16"/>
                    <a:srcRect b="0" l="0" r="0" t="0"/>
                    <a:stretch>
                      <a:fillRect/>
                    </a:stretch>
                  </pic:blipFill>
                  <pic:spPr>
                    <a:xfrm>
                      <a:off x="0" y="0"/>
                      <a:ext cx="6120000" cy="356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wro8cs7vkm3w" w:id="35"/>
      <w:bookmarkEnd w:id="35"/>
      <w:r w:rsidDel="00000000" w:rsidR="00000000" w:rsidRPr="00000000">
        <w:rPr>
          <w:rtl w:val="0"/>
        </w:rPr>
        <w:t xml:space="preserve">10 - Diagramas de Atividades</w:t>
      </w:r>
    </w:p>
    <w:p w:rsidR="00000000" w:rsidDel="00000000" w:rsidP="00000000" w:rsidRDefault="00000000" w:rsidRPr="00000000">
      <w:pPr>
        <w:pStyle w:val="Heading4"/>
        <w:spacing w:after="120" w:before="60" w:lineRule="auto"/>
        <w:contextualSpacing w:val="0"/>
        <w:rPr/>
      </w:pPr>
      <w:bookmarkStart w:colFirst="0" w:colLast="0" w:name="_wauoeqaunq7l" w:id="36"/>
      <w:bookmarkEnd w:id="36"/>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9nylprvv5nyw" w:id="37"/>
      <w:bookmarkEnd w:id="37"/>
      <w:r w:rsidDel="00000000" w:rsidR="00000000" w:rsidRPr="00000000">
        <w:rPr/>
        <w:drawing>
          <wp:inline distB="114300" distT="114300" distL="114300" distR="114300">
            <wp:extent cx="6120000" cy="6337300"/>
            <wp:effectExtent b="0" l="0" r="0" t="0"/>
            <wp:docPr descr="AD UC01 - Cadastrar usuário no Sistema.png" id="26" name="image52.png"/>
            <a:graphic>
              <a:graphicData uri="http://schemas.openxmlformats.org/drawingml/2006/picture">
                <pic:pic>
                  <pic:nvPicPr>
                    <pic:cNvPr descr="AD UC01 - Cadastrar usuário no Sistema.png" id="0" name="image52.png"/>
                    <pic:cNvPicPr preferRelativeResize="0"/>
                  </pic:nvPicPr>
                  <pic:blipFill>
                    <a:blip r:embed="rId17"/>
                    <a:srcRect b="0" l="0" r="0" t="0"/>
                    <a:stretch>
                      <a:fillRect/>
                    </a:stretch>
                  </pic:blipFill>
                  <pic:spPr>
                    <a:xfrm>
                      <a:off x="0" y="0"/>
                      <a:ext cx="6120000" cy="633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6553200"/>
            <wp:effectExtent b="0" l="0" r="0" t="0"/>
            <wp:docPr descr="AD UC02 - Cadastrar Animal .png" id="35" name="image70.png"/>
            <a:graphic>
              <a:graphicData uri="http://schemas.openxmlformats.org/drawingml/2006/picture">
                <pic:pic>
                  <pic:nvPicPr>
                    <pic:cNvPr descr="AD UC02 - Cadastrar Animal .png" id="0" name="image70.png"/>
                    <pic:cNvPicPr preferRelativeResize="0"/>
                  </pic:nvPicPr>
                  <pic:blipFill>
                    <a:blip r:embed="rId18"/>
                    <a:srcRect b="0" l="0" r="0" t="0"/>
                    <a:stretch>
                      <a:fillRect/>
                    </a:stretch>
                  </pic:blipFill>
                  <pic:spPr>
                    <a:xfrm>
                      <a:off x="0" y="0"/>
                      <a:ext cx="6120000" cy="655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6553200"/>
            <wp:effectExtent b="0" l="0" r="0" t="0"/>
            <wp:docPr descr="AD UC03 - Entrar na lista de adoção.png" id="34" name="image68.png"/>
            <a:graphic>
              <a:graphicData uri="http://schemas.openxmlformats.org/drawingml/2006/picture">
                <pic:pic>
                  <pic:nvPicPr>
                    <pic:cNvPr descr="AD UC03 - Entrar na lista de adoção.png" id="0" name="image68.png"/>
                    <pic:cNvPicPr preferRelativeResize="0"/>
                  </pic:nvPicPr>
                  <pic:blipFill>
                    <a:blip r:embed="rId19"/>
                    <a:srcRect b="0" l="0" r="0" t="0"/>
                    <a:stretch>
                      <a:fillRect/>
                    </a:stretch>
                  </pic:blipFill>
                  <pic:spPr>
                    <a:xfrm>
                      <a:off x="0" y="0"/>
                      <a:ext cx="6120000" cy="655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6604000"/>
            <wp:effectExtent b="0" l="0" r="0" t="0"/>
            <wp:docPr descr="AD UC04 - Editar Perfil.png" id="14" name="image37.png"/>
            <a:graphic>
              <a:graphicData uri="http://schemas.openxmlformats.org/drawingml/2006/picture">
                <pic:pic>
                  <pic:nvPicPr>
                    <pic:cNvPr descr="AD UC04 - Editar Perfil.png" id="0" name="image37.png"/>
                    <pic:cNvPicPr preferRelativeResize="0"/>
                  </pic:nvPicPr>
                  <pic:blipFill>
                    <a:blip r:embed="rId20"/>
                    <a:srcRect b="0" l="0" r="0" t="0"/>
                    <a:stretch>
                      <a:fillRect/>
                    </a:stretch>
                  </pic:blipFill>
                  <pic:spPr>
                    <a:xfrm>
                      <a:off x="0" y="0"/>
                      <a:ext cx="6120000" cy="660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6604000"/>
            <wp:effectExtent b="0" l="0" r="0" t="0"/>
            <wp:docPr descr="AD UC05 - Buscar.png" id="1" name="image2.png"/>
            <a:graphic>
              <a:graphicData uri="http://schemas.openxmlformats.org/drawingml/2006/picture">
                <pic:pic>
                  <pic:nvPicPr>
                    <pic:cNvPr descr="AD UC05 - Buscar.png" id="0" name="image2.png"/>
                    <pic:cNvPicPr preferRelativeResize="0"/>
                  </pic:nvPicPr>
                  <pic:blipFill>
                    <a:blip r:embed="rId21"/>
                    <a:srcRect b="0" l="0" r="0" t="0"/>
                    <a:stretch>
                      <a:fillRect/>
                    </a:stretch>
                  </pic:blipFill>
                  <pic:spPr>
                    <a:xfrm>
                      <a:off x="0" y="0"/>
                      <a:ext cx="6120000" cy="660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6604000"/>
            <wp:effectExtent b="0" l="0" r="0" t="0"/>
            <wp:docPr descr="AD UC06 - Login.png" id="8" name="image18.png"/>
            <a:graphic>
              <a:graphicData uri="http://schemas.openxmlformats.org/drawingml/2006/picture">
                <pic:pic>
                  <pic:nvPicPr>
                    <pic:cNvPr descr="AD UC06 - Login.png" id="0" name="image18.png"/>
                    <pic:cNvPicPr preferRelativeResize="0"/>
                  </pic:nvPicPr>
                  <pic:blipFill>
                    <a:blip r:embed="rId22"/>
                    <a:srcRect b="0" l="0" r="0" t="0"/>
                    <a:stretch>
                      <a:fillRect/>
                    </a:stretch>
                  </pic:blipFill>
                  <pic:spPr>
                    <a:xfrm>
                      <a:off x="0" y="0"/>
                      <a:ext cx="6120000" cy="660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6756400"/>
            <wp:effectExtent b="0" l="0" r="0" t="0"/>
            <wp:docPr descr="AD UC07 - Aprovar Adoção.png" id="33" name="image67.png"/>
            <a:graphic>
              <a:graphicData uri="http://schemas.openxmlformats.org/drawingml/2006/picture">
                <pic:pic>
                  <pic:nvPicPr>
                    <pic:cNvPr descr="AD UC07 - Aprovar Adoção.png" id="0" name="image67.png"/>
                    <pic:cNvPicPr preferRelativeResize="0"/>
                  </pic:nvPicPr>
                  <pic:blipFill>
                    <a:blip r:embed="rId23"/>
                    <a:srcRect b="0" l="0" r="0" t="0"/>
                    <a:stretch>
                      <a:fillRect/>
                    </a:stretch>
                  </pic:blipFill>
                  <pic:spPr>
                    <a:xfrm>
                      <a:off x="0" y="0"/>
                      <a:ext cx="6120000" cy="675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0000" cy="6756400"/>
            <wp:effectExtent b="0" l="0" r="0" t="0"/>
            <wp:docPr descr="AD UC08 - Reprovar Adoção.png" id="37" name="image76.png"/>
            <a:graphic>
              <a:graphicData uri="http://schemas.openxmlformats.org/drawingml/2006/picture">
                <pic:pic>
                  <pic:nvPicPr>
                    <pic:cNvPr descr="AD UC08 - Reprovar Adoção.png" id="0" name="image76.png"/>
                    <pic:cNvPicPr preferRelativeResize="0"/>
                  </pic:nvPicPr>
                  <pic:blipFill>
                    <a:blip r:embed="rId24"/>
                    <a:srcRect b="0" l="0" r="0" t="0"/>
                    <a:stretch>
                      <a:fillRect/>
                    </a:stretch>
                  </pic:blipFill>
                  <pic:spPr>
                    <a:xfrm>
                      <a:off x="0" y="0"/>
                      <a:ext cx="6120000" cy="675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qibou8arkv7f" w:id="38"/>
      <w:bookmarkEnd w:id="38"/>
      <w:r w:rsidDel="00000000" w:rsidR="00000000" w:rsidRPr="00000000">
        <w:rPr>
          <w:rtl w:val="0"/>
        </w:rPr>
        <w:t xml:space="preserve">11 - Telas</w:t>
      </w:r>
    </w:p>
    <w:p w:rsidR="00000000" w:rsidDel="00000000" w:rsidP="00000000" w:rsidRDefault="00000000" w:rsidRPr="00000000">
      <w:pPr>
        <w:pStyle w:val="Heading4"/>
        <w:contextualSpacing w:val="0"/>
        <w:rPr/>
      </w:pPr>
      <w:bookmarkStart w:colFirst="0" w:colLast="0" w:name="_bkwviigrhzxe" w:id="39"/>
      <w:bookmarkEnd w:id="39"/>
      <w:r w:rsidDel="00000000" w:rsidR="00000000" w:rsidRPr="00000000">
        <w:rPr>
          <w:rtl w:val="0"/>
        </w:rPr>
        <w:t xml:space="preserve">11.1 - Desktop</w:t>
      </w:r>
      <w:r w:rsidDel="00000000" w:rsidR="00000000" w:rsidRPr="00000000">
        <w:drawing>
          <wp:anchor allowOverlap="1" behindDoc="0" distB="0" distT="0" distL="0" distR="0" hidden="0" layoutInCell="1" locked="0" relativeHeight="0" simplePos="0">
            <wp:simplePos x="0" y="0"/>
            <wp:positionH relativeFrom="margin">
              <wp:posOffset>1438275</wp:posOffset>
            </wp:positionH>
            <wp:positionV relativeFrom="paragraph">
              <wp:posOffset>142875</wp:posOffset>
            </wp:positionV>
            <wp:extent cx="3418613" cy="7730475"/>
            <wp:effectExtent b="0" l="0" r="0" t="0"/>
            <wp:wrapSquare wrapText="bothSides" distB="0" distT="0" distL="0" distR="0"/>
            <wp:docPr id="40" name="image80.jpg"/>
            <a:graphic>
              <a:graphicData uri="http://schemas.openxmlformats.org/drawingml/2006/picture">
                <pic:pic>
                  <pic:nvPicPr>
                    <pic:cNvPr id="0" name="image80.jpg"/>
                    <pic:cNvPicPr preferRelativeResize="0"/>
                  </pic:nvPicPr>
                  <pic:blipFill>
                    <a:blip r:embed="rId25"/>
                    <a:srcRect b="0" l="0" r="0" t="0"/>
                    <a:stretch>
                      <a:fillRect/>
                    </a:stretch>
                  </pic:blipFill>
                  <pic:spPr>
                    <a:xfrm>
                      <a:off x="0" y="0"/>
                      <a:ext cx="3418613" cy="7730475"/>
                    </a:xfrm>
                    <a:prstGeom prst="rect"/>
                    <a:ln/>
                  </pic:spPr>
                </pic:pic>
              </a:graphicData>
            </a:graphic>
          </wp:anchor>
        </w:drawing>
      </w:r>
    </w:p>
    <w:p w:rsidR="00000000" w:rsidDel="00000000" w:rsidP="00000000" w:rsidRDefault="00000000" w:rsidRPr="00000000">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Home</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0"/>
        </w:rPr>
      </w:pPr>
      <w:r w:rsidDel="00000000" w:rsidR="00000000" w:rsidRPr="00000000">
        <w:rPr>
          <w:rFonts w:ascii="Calibri" w:cs="Calibri" w:eastAsia="Calibri" w:hAnsi="Calibri"/>
          <w:sz w:val="24"/>
          <w:szCs w:val="24"/>
          <w:rtl w:val="0"/>
        </w:rPr>
        <w:t xml:space="preserve">Tela de Busca</w:t>
      </w:r>
    </w:p>
    <w:p w:rsidR="00000000" w:rsidDel="00000000" w:rsidP="00000000" w:rsidRDefault="00000000" w:rsidRPr="00000000">
      <w:pPr>
        <w:contextualSpacing w:val="0"/>
        <w:rPr/>
      </w:pPr>
      <w:r w:rsidDel="00000000" w:rsidR="00000000" w:rsidRPr="00000000">
        <w:rPr/>
        <w:drawing>
          <wp:inline distB="114300" distT="114300" distL="114300" distR="114300">
            <wp:extent cx="5848350" cy="3162300"/>
            <wp:effectExtent b="0" l="0" r="0" t="0"/>
            <wp:docPr id="25" name="image51.jpg"/>
            <a:graphic>
              <a:graphicData uri="http://schemas.openxmlformats.org/drawingml/2006/picture">
                <pic:pic>
                  <pic:nvPicPr>
                    <pic:cNvPr id="0" name="image51.jpg"/>
                    <pic:cNvPicPr preferRelativeResize="0"/>
                  </pic:nvPicPr>
                  <pic:blipFill>
                    <a:blip r:embed="rId26"/>
                    <a:srcRect b="44574" l="0" r="0" t="0"/>
                    <a:stretch>
                      <a:fillRect/>
                    </a:stretch>
                  </pic:blipFill>
                  <pic:spPr>
                    <a:xfrm>
                      <a:off x="0" y="0"/>
                      <a:ext cx="5848350" cy="3162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Quem somos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433150" cy="4317791"/>
            <wp:effectExtent b="0" l="0" r="0" t="0"/>
            <wp:docPr id="19" name="image42.jpg"/>
            <a:graphic>
              <a:graphicData uri="http://schemas.openxmlformats.org/drawingml/2006/picture">
                <pic:pic>
                  <pic:nvPicPr>
                    <pic:cNvPr id="0" name="image42.jpg"/>
                    <pic:cNvPicPr preferRelativeResize="0"/>
                  </pic:nvPicPr>
                  <pic:blipFill>
                    <a:blip r:embed="rId27"/>
                    <a:srcRect b="27000" l="0" r="0" t="0"/>
                    <a:stretch>
                      <a:fillRect/>
                    </a:stretch>
                  </pic:blipFill>
                  <pic:spPr>
                    <a:xfrm>
                      <a:off x="0" y="0"/>
                      <a:ext cx="5433150" cy="43177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Tela de Cadastro</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4575" cy="2247900"/>
            <wp:effectExtent b="0" l="0" r="0" t="0"/>
            <wp:docPr id="13" name="image36.jpg"/>
            <a:graphic>
              <a:graphicData uri="http://schemas.openxmlformats.org/drawingml/2006/picture">
                <pic:pic>
                  <pic:nvPicPr>
                    <pic:cNvPr id="0" name="image36.jpg"/>
                    <pic:cNvPicPr preferRelativeResize="0"/>
                  </pic:nvPicPr>
                  <pic:blipFill>
                    <a:blip r:embed="rId28"/>
                    <a:srcRect b="61873" l="0" r="0" t="0"/>
                    <a:stretch>
                      <a:fillRect/>
                    </a:stretch>
                  </pic:blipFill>
                  <pic:spPr>
                    <a:xfrm>
                      <a:off x="0" y="0"/>
                      <a:ext cx="6124575" cy="224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Formulário de Cadastro</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4575" cy="3705225"/>
            <wp:effectExtent b="0" l="0" r="0" t="0"/>
            <wp:docPr id="22" name="image47.jpg"/>
            <a:graphic>
              <a:graphicData uri="http://schemas.openxmlformats.org/drawingml/2006/picture">
                <pic:pic>
                  <pic:nvPicPr>
                    <pic:cNvPr id="0" name="image47.jpg"/>
                    <pic:cNvPicPr preferRelativeResize="0"/>
                  </pic:nvPicPr>
                  <pic:blipFill>
                    <a:blip r:embed="rId29"/>
                    <a:srcRect b="37156" l="0" r="0" t="0"/>
                    <a:stretch>
                      <a:fillRect/>
                    </a:stretch>
                  </pic:blipFill>
                  <pic:spPr>
                    <a:xfrm>
                      <a:off x="0" y="0"/>
                      <a:ext cx="6124575" cy="3705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Página de Login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4575" cy="2552700"/>
            <wp:effectExtent b="0" l="0" r="0" t="0"/>
            <wp:docPr id="24" name="image50.jpg"/>
            <a:graphic>
              <a:graphicData uri="http://schemas.openxmlformats.org/drawingml/2006/picture">
                <pic:pic>
                  <pic:nvPicPr>
                    <pic:cNvPr id="0" name="image50.jpg"/>
                    <pic:cNvPicPr preferRelativeResize="0"/>
                  </pic:nvPicPr>
                  <pic:blipFill>
                    <a:blip r:embed="rId30"/>
                    <a:srcRect b="46719" l="0" r="0" t="0"/>
                    <a:stretch>
                      <a:fillRect/>
                    </a:stretch>
                  </pic:blipFill>
                  <pic:spPr>
                    <a:xfrm>
                      <a:off x="0" y="0"/>
                      <a:ext cx="6124575" cy="255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Home (Logado)</w:t>
      </w:r>
    </w:p>
    <w:p w:rsidR="00000000" w:rsidDel="00000000" w:rsidP="00000000" w:rsidRDefault="00000000" w:rsidRPr="00000000">
      <w:pPr>
        <w:contextualSpacing w:val="0"/>
        <w:rPr/>
      </w:pPr>
      <w:r w:rsidDel="00000000" w:rsidR="00000000" w:rsidRPr="00000000">
        <w:rPr/>
        <w:drawing>
          <wp:inline distB="114300" distT="114300" distL="114300" distR="114300">
            <wp:extent cx="6057900" cy="2876550"/>
            <wp:effectExtent b="0" l="0" r="0" t="0"/>
            <wp:docPr id="27" name="image60.jpg"/>
            <a:graphic>
              <a:graphicData uri="http://schemas.openxmlformats.org/drawingml/2006/picture">
                <pic:pic>
                  <pic:nvPicPr>
                    <pic:cNvPr id="0" name="image60.jpg"/>
                    <pic:cNvPicPr preferRelativeResize="0"/>
                  </pic:nvPicPr>
                  <pic:blipFill>
                    <a:blip r:embed="rId31"/>
                    <a:srcRect b="78800" l="0" r="0" t="0"/>
                    <a:stretch>
                      <a:fillRect/>
                    </a:stretch>
                  </pic:blipFill>
                  <pic:spPr>
                    <a:xfrm>
                      <a:off x="0" y="0"/>
                      <a:ext cx="6057900" cy="2876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Área Administrativa - Editar Perfil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4575" cy="2714625"/>
            <wp:effectExtent b="0" l="0" r="0" t="0"/>
            <wp:docPr id="32" name="image66.jpg"/>
            <a:graphic>
              <a:graphicData uri="http://schemas.openxmlformats.org/drawingml/2006/picture">
                <pic:pic>
                  <pic:nvPicPr>
                    <pic:cNvPr id="0" name="image66.jpg"/>
                    <pic:cNvPicPr preferRelativeResize="0"/>
                  </pic:nvPicPr>
                  <pic:blipFill>
                    <a:blip r:embed="rId32"/>
                    <a:srcRect b="43339" l="0" r="0" t="0"/>
                    <a:stretch>
                      <a:fillRect/>
                    </a:stretch>
                  </pic:blipFill>
                  <pic:spPr>
                    <a:xfrm>
                      <a:off x="0" y="0"/>
                      <a:ext cx="6124575" cy="27146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Área Administrativa - Adicionar PET para Adoção</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4575" cy="3495675"/>
            <wp:effectExtent b="0" l="0" r="0" t="0"/>
            <wp:docPr id="29" name="image62.jpg"/>
            <a:graphic>
              <a:graphicData uri="http://schemas.openxmlformats.org/drawingml/2006/picture">
                <pic:pic>
                  <pic:nvPicPr>
                    <pic:cNvPr id="0" name="image62.jpg"/>
                    <pic:cNvPicPr preferRelativeResize="0"/>
                  </pic:nvPicPr>
                  <pic:blipFill>
                    <a:blip r:embed="rId33"/>
                    <a:srcRect b="32536" l="0" r="0" t="0"/>
                    <a:stretch>
                      <a:fillRect/>
                    </a:stretch>
                  </pic:blipFill>
                  <pic:spPr>
                    <a:xfrm>
                      <a:off x="0" y="0"/>
                      <a:ext cx="6124575" cy="3495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Fonts w:ascii="Calibri" w:cs="Calibri" w:eastAsia="Calibri" w:hAnsi="Calibri"/>
          <w:sz w:val="24"/>
          <w:szCs w:val="24"/>
          <w:rtl w:val="0"/>
        </w:rPr>
        <w:t xml:space="preserve">Área Administrativa - Lista de Adoções</w:t>
      </w:r>
      <w:r w:rsidDel="00000000" w:rsidR="00000000" w:rsidRPr="00000000">
        <w:rPr/>
        <w:drawing>
          <wp:inline distB="114300" distT="114300" distL="114300" distR="114300">
            <wp:extent cx="6124575" cy="2028825"/>
            <wp:effectExtent b="0" l="0" r="0" t="0"/>
            <wp:docPr id="21" name="image46.jpg"/>
            <a:graphic>
              <a:graphicData uri="http://schemas.openxmlformats.org/drawingml/2006/picture">
                <pic:pic>
                  <pic:nvPicPr>
                    <pic:cNvPr id="0" name="image46.jpg"/>
                    <pic:cNvPicPr preferRelativeResize="0"/>
                  </pic:nvPicPr>
                  <pic:blipFill>
                    <a:blip r:embed="rId34"/>
                    <a:srcRect b="66082" l="0" r="0" t="0"/>
                    <a:stretch>
                      <a:fillRect/>
                    </a:stretch>
                  </pic:blipFill>
                  <pic:spPr>
                    <a:xfrm>
                      <a:off x="0" y="0"/>
                      <a:ext cx="6124575" cy="2028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4"/>
        <w:contextualSpacing w:val="0"/>
        <w:rPr/>
      </w:pPr>
      <w:bookmarkStart w:colFirst="0" w:colLast="0" w:name="_av9kem7cv6f6" w:id="40"/>
      <w:bookmarkEnd w:id="40"/>
      <w:r w:rsidDel="00000000" w:rsidR="00000000" w:rsidRPr="00000000">
        <w:rPr>
          <w:rtl w:val="0"/>
        </w:rPr>
        <w:t xml:space="preserve">11.2 - Mobile</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142875</wp:posOffset>
            </wp:positionH>
            <wp:positionV relativeFrom="paragraph">
              <wp:posOffset>152400</wp:posOffset>
            </wp:positionV>
            <wp:extent cx="2849918" cy="6775450"/>
            <wp:effectExtent b="0" l="0" r="0" t="0"/>
            <wp:wrapSquare wrapText="bothSides" distB="114300" distT="114300" distL="114300" distR="114300"/>
            <wp:docPr id="38" name="image77.jpg"/>
            <a:graphic>
              <a:graphicData uri="http://schemas.openxmlformats.org/drawingml/2006/picture">
                <pic:pic>
                  <pic:nvPicPr>
                    <pic:cNvPr id="0" name="image77.jpg"/>
                    <pic:cNvPicPr preferRelativeResize="0"/>
                  </pic:nvPicPr>
                  <pic:blipFill>
                    <a:blip r:embed="rId35"/>
                    <a:srcRect b="27771" l="0" r="0" t="0"/>
                    <a:stretch>
                      <a:fillRect/>
                    </a:stretch>
                  </pic:blipFill>
                  <pic:spPr>
                    <a:xfrm>
                      <a:off x="0" y="0"/>
                      <a:ext cx="2849918" cy="6775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3219450</wp:posOffset>
            </wp:positionH>
            <wp:positionV relativeFrom="paragraph">
              <wp:posOffset>295275</wp:posOffset>
            </wp:positionV>
            <wp:extent cx="2847975" cy="5094114"/>
            <wp:effectExtent b="0" l="0" r="0" t="0"/>
            <wp:wrapSquare wrapText="bothSides" distB="114300" distT="114300" distL="114300" distR="114300"/>
            <wp:docPr id="30" name="image63.jpg"/>
            <a:graphic>
              <a:graphicData uri="http://schemas.openxmlformats.org/drawingml/2006/picture">
                <pic:pic>
                  <pic:nvPicPr>
                    <pic:cNvPr id="0" name="image63.jpg"/>
                    <pic:cNvPicPr preferRelativeResize="0"/>
                  </pic:nvPicPr>
                  <pic:blipFill>
                    <a:blip r:embed="rId36"/>
                    <a:srcRect b="36526" l="0" r="0" t="0"/>
                    <a:stretch>
                      <a:fillRect/>
                    </a:stretch>
                  </pic:blipFill>
                  <pic:spPr>
                    <a:xfrm>
                      <a:off x="0" y="0"/>
                      <a:ext cx="2847975" cy="5094114"/>
                    </a:xfrm>
                    <a:prstGeom prst="rect"/>
                    <a:ln/>
                  </pic:spPr>
                </pic:pic>
              </a:graphicData>
            </a:graphic>
          </wp:anchor>
        </w:drawing>
      </w:r>
    </w:p>
    <w:p w:rsidR="00000000" w:rsidDel="00000000" w:rsidP="00000000" w:rsidRDefault="00000000" w:rsidRPr="00000000">
      <w:pPr>
        <w:pStyle w:val="Heading4"/>
        <w:contextualSpacing w:val="0"/>
        <w:rPr/>
      </w:pPr>
      <w:bookmarkStart w:colFirst="0" w:colLast="0" w:name="_99mcg4b5lvkw" w:id="41"/>
      <w:bookmarkEnd w:id="41"/>
      <w:r w:rsidDel="00000000" w:rsidR="00000000" w:rsidRPr="00000000">
        <w:rPr/>
        <w:drawing>
          <wp:inline distB="114300" distT="114300" distL="114300" distR="114300">
            <wp:extent cx="2667551" cy="5605463"/>
            <wp:effectExtent b="0" l="0" r="0" t="0"/>
            <wp:docPr id="31" name="image65.jpg"/>
            <a:graphic>
              <a:graphicData uri="http://schemas.openxmlformats.org/drawingml/2006/picture">
                <pic:pic>
                  <pic:nvPicPr>
                    <pic:cNvPr id="0" name="image65.jpg"/>
                    <pic:cNvPicPr preferRelativeResize="0"/>
                  </pic:nvPicPr>
                  <pic:blipFill>
                    <a:blip r:embed="rId37"/>
                    <a:srcRect b="0" l="0" r="0" t="0"/>
                    <a:stretch>
                      <a:fillRect/>
                    </a:stretch>
                  </pic:blipFill>
                  <pic:spPr>
                    <a:xfrm>
                      <a:off x="0" y="0"/>
                      <a:ext cx="2667551" cy="5605463"/>
                    </a:xfrm>
                    <a:prstGeom prst="rect"/>
                    <a:ln/>
                  </pic:spPr>
                </pic:pic>
              </a:graphicData>
            </a:graphic>
          </wp:inline>
        </w:drawing>
      </w:r>
      <w:r w:rsidDel="00000000" w:rsidR="00000000" w:rsidRPr="00000000">
        <w:rPr/>
        <w:drawing>
          <wp:inline distB="114300" distT="114300" distL="114300" distR="114300">
            <wp:extent cx="2278041" cy="8320088"/>
            <wp:effectExtent b="0" l="0" r="0" t="0"/>
            <wp:docPr id="20" name="image43.jpg"/>
            <a:graphic>
              <a:graphicData uri="http://schemas.openxmlformats.org/drawingml/2006/picture">
                <pic:pic>
                  <pic:nvPicPr>
                    <pic:cNvPr id="0" name="image43.jpg"/>
                    <pic:cNvPicPr preferRelativeResize="0"/>
                  </pic:nvPicPr>
                  <pic:blipFill>
                    <a:blip r:embed="rId38"/>
                    <a:srcRect b="0" l="0" r="0" t="0"/>
                    <a:stretch>
                      <a:fillRect/>
                    </a:stretch>
                  </pic:blipFill>
                  <pic:spPr>
                    <a:xfrm>
                      <a:off x="0" y="0"/>
                      <a:ext cx="2278041" cy="83200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1466850</wp:posOffset>
            </wp:positionH>
            <wp:positionV relativeFrom="paragraph">
              <wp:posOffset>14811375</wp:posOffset>
            </wp:positionV>
            <wp:extent cx="3203738" cy="8338648"/>
            <wp:effectExtent b="0" l="0" r="0" t="0"/>
            <wp:wrapTopAndBottom distB="114300" distT="114300"/>
            <wp:docPr id="16" name="image39.jpg"/>
            <a:graphic>
              <a:graphicData uri="http://schemas.openxmlformats.org/drawingml/2006/picture">
                <pic:pic>
                  <pic:nvPicPr>
                    <pic:cNvPr id="0" name="image39.jpg"/>
                    <pic:cNvPicPr preferRelativeResize="0"/>
                  </pic:nvPicPr>
                  <pic:blipFill>
                    <a:blip r:embed="rId39"/>
                    <a:srcRect b="0" l="0" r="0" t="0"/>
                    <a:stretch>
                      <a:fillRect/>
                    </a:stretch>
                  </pic:blipFill>
                  <pic:spPr>
                    <a:xfrm>
                      <a:off x="0" y="0"/>
                      <a:ext cx="3203738" cy="83386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31765875</wp:posOffset>
            </wp:positionV>
            <wp:extent cx="2575676" cy="8243888"/>
            <wp:effectExtent b="0" l="0" r="0" t="0"/>
            <wp:wrapSquare wrapText="bothSides" distB="114300" distT="114300" distL="114300" distR="114300"/>
            <wp:docPr id="2" name="image5.jpg"/>
            <a:graphic>
              <a:graphicData uri="http://schemas.openxmlformats.org/drawingml/2006/picture">
                <pic:pic>
                  <pic:nvPicPr>
                    <pic:cNvPr id="0" name="image5.jpg"/>
                    <pic:cNvPicPr preferRelativeResize="0"/>
                  </pic:nvPicPr>
                  <pic:blipFill>
                    <a:blip r:embed="rId40"/>
                    <a:srcRect b="0" l="0" r="0" t="0"/>
                    <a:stretch>
                      <a:fillRect/>
                    </a:stretch>
                  </pic:blipFill>
                  <pic:spPr>
                    <a:xfrm>
                      <a:off x="0" y="0"/>
                      <a:ext cx="2575676" cy="82438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2986088</wp:posOffset>
            </wp:positionH>
            <wp:positionV relativeFrom="paragraph">
              <wp:posOffset>200025</wp:posOffset>
            </wp:positionV>
            <wp:extent cx="2756388" cy="3257550"/>
            <wp:effectExtent b="0" l="0" r="0" t="0"/>
            <wp:wrapSquare wrapText="bothSides" distB="114300" distT="114300" distL="114300" distR="114300"/>
            <wp:docPr id="12" name="image29.jpg"/>
            <a:graphic>
              <a:graphicData uri="http://schemas.openxmlformats.org/drawingml/2006/picture">
                <pic:pic>
                  <pic:nvPicPr>
                    <pic:cNvPr id="0" name="image29.jpg"/>
                    <pic:cNvPicPr preferRelativeResize="0"/>
                  </pic:nvPicPr>
                  <pic:blipFill>
                    <a:blip r:embed="rId41"/>
                    <a:srcRect b="84004" l="0" r="0" t="0"/>
                    <a:stretch>
                      <a:fillRect/>
                    </a:stretch>
                  </pic:blipFill>
                  <pic:spPr>
                    <a:xfrm>
                      <a:off x="0" y="0"/>
                      <a:ext cx="2756388" cy="3257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2609850</wp:posOffset>
            </wp:positionH>
            <wp:positionV relativeFrom="paragraph">
              <wp:posOffset>31765875</wp:posOffset>
            </wp:positionV>
            <wp:extent cx="3305175" cy="2781300"/>
            <wp:effectExtent b="0" l="0" r="0" t="0"/>
            <wp:wrapSquare wrapText="bothSides" distB="114300" distT="114300" distL="114300" distR="114300"/>
            <wp:docPr id="5" name="image15.jpg"/>
            <a:graphic>
              <a:graphicData uri="http://schemas.openxmlformats.org/drawingml/2006/picture">
                <pic:pic>
                  <pic:nvPicPr>
                    <pic:cNvPr id="0" name="image15.jpg"/>
                    <pic:cNvPicPr preferRelativeResize="0"/>
                  </pic:nvPicPr>
                  <pic:blipFill>
                    <a:blip r:embed="rId42"/>
                    <a:srcRect b="56024" l="0" r="0" t="0"/>
                    <a:stretch>
                      <a:fillRect/>
                    </a:stretch>
                  </pic:blipFill>
                  <pic:spPr>
                    <a:xfrm>
                      <a:off x="0" y="0"/>
                      <a:ext cx="3305175" cy="2781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2981325</wp:posOffset>
            </wp:positionH>
            <wp:positionV relativeFrom="paragraph">
              <wp:posOffset>3457575</wp:posOffset>
            </wp:positionV>
            <wp:extent cx="2762250" cy="4867275"/>
            <wp:effectExtent b="0" l="0" r="0" t="0"/>
            <wp:wrapSquare wrapText="bothSides" distB="114300" distT="114300" distL="114300" distR="114300"/>
            <wp:docPr id="7" name="image17.jpg"/>
            <a:graphic>
              <a:graphicData uri="http://schemas.openxmlformats.org/drawingml/2006/picture">
                <pic:pic>
                  <pic:nvPicPr>
                    <pic:cNvPr id="0" name="image17.jpg"/>
                    <pic:cNvPicPr preferRelativeResize="0"/>
                  </pic:nvPicPr>
                  <pic:blipFill>
                    <a:blip r:embed="rId43"/>
                    <a:srcRect b="36913" l="0" r="0" t="0"/>
                    <a:stretch>
                      <a:fillRect/>
                    </a:stretch>
                  </pic:blipFill>
                  <pic:spPr>
                    <a:xfrm>
                      <a:off x="0" y="0"/>
                      <a:ext cx="2762250" cy="4867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342900</wp:posOffset>
            </wp:positionV>
            <wp:extent cx="2964775" cy="8079011"/>
            <wp:effectExtent b="0" l="0" r="0" t="0"/>
            <wp:wrapSquare wrapText="bothSides" distB="114300" distT="114300" distL="114300" distR="114300"/>
            <wp:docPr id="39" name="image78.jpg"/>
            <a:graphic>
              <a:graphicData uri="http://schemas.openxmlformats.org/drawingml/2006/picture">
                <pic:pic>
                  <pic:nvPicPr>
                    <pic:cNvPr id="0" name="image78.jpg"/>
                    <pic:cNvPicPr preferRelativeResize="0"/>
                  </pic:nvPicPr>
                  <pic:blipFill>
                    <a:blip r:embed="rId44"/>
                    <a:srcRect b="25427" l="0" r="0" t="0"/>
                    <a:stretch>
                      <a:fillRect/>
                    </a:stretch>
                  </pic:blipFill>
                  <pic:spPr>
                    <a:xfrm>
                      <a:off x="0" y="0"/>
                      <a:ext cx="2964775" cy="8079011"/>
                    </a:xfrm>
                    <a:prstGeom prst="rect"/>
                    <a:ln/>
                  </pic:spPr>
                </pic:pic>
              </a:graphicData>
            </a:graphic>
          </wp:anchor>
        </w:drawing>
      </w:r>
    </w:p>
    <w:p w:rsidR="00000000" w:rsidDel="00000000" w:rsidP="00000000" w:rsidRDefault="00000000" w:rsidRPr="00000000">
      <w:pPr>
        <w:pStyle w:val="Heading4"/>
        <w:spacing w:after="120" w:before="60" w:lineRule="auto"/>
        <w:contextualSpacing w:val="0"/>
        <w:rPr/>
      </w:pPr>
      <w:bookmarkStart w:colFirst="0" w:colLast="0" w:name="_xval2yae975e" w:id="42"/>
      <w:bookmarkEnd w:id="42"/>
      <w:r w:rsidDel="00000000" w:rsidR="00000000" w:rsidRPr="00000000">
        <w:rPr>
          <w:rtl w:val="0"/>
        </w:rPr>
        <w:t xml:space="preserve"> </w:t>
      </w:r>
    </w:p>
    <w:p w:rsidR="00000000" w:rsidDel="00000000" w:rsidP="00000000" w:rsidRDefault="00000000" w:rsidRPr="00000000">
      <w:pPr>
        <w:pStyle w:val="Heading4"/>
        <w:spacing w:after="120" w:before="60" w:lineRule="auto"/>
        <w:contextualSpacing w:val="0"/>
        <w:rPr/>
      </w:pPr>
      <w:bookmarkStart w:colFirst="0" w:colLast="0" w:name="_38h3ow4lzqnh" w:id="43"/>
      <w:bookmarkEnd w:id="4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0</wp:posOffset>
            </wp:positionV>
            <wp:extent cx="3219450" cy="4638675"/>
            <wp:effectExtent b="0" l="0" r="0" t="0"/>
            <wp:wrapSquare wrapText="bothSides" distB="114300" distT="114300" distL="114300" distR="114300"/>
            <wp:docPr id="4" name="image13.jpg"/>
            <a:graphic>
              <a:graphicData uri="http://schemas.openxmlformats.org/drawingml/2006/picture">
                <pic:pic>
                  <pic:nvPicPr>
                    <pic:cNvPr id="0" name="image13.jpg"/>
                    <pic:cNvPicPr preferRelativeResize="0"/>
                  </pic:nvPicPr>
                  <pic:blipFill>
                    <a:blip r:embed="rId45"/>
                    <a:srcRect b="40245" l="0" r="0" t="0"/>
                    <a:stretch>
                      <a:fillRect/>
                    </a:stretch>
                  </pic:blipFill>
                  <pic:spPr>
                    <a:xfrm>
                      <a:off x="0" y="0"/>
                      <a:ext cx="3219450" cy="4638675"/>
                    </a:xfrm>
                    <a:prstGeom prst="rect"/>
                    <a:ln/>
                  </pic:spPr>
                </pic:pic>
              </a:graphicData>
            </a:graphic>
          </wp:anchor>
        </w:drawing>
      </w:r>
    </w:p>
    <w:p w:rsidR="00000000" w:rsidDel="00000000" w:rsidP="00000000" w:rsidRDefault="00000000" w:rsidRPr="00000000">
      <w:pPr>
        <w:pStyle w:val="Heading4"/>
        <w:spacing w:after="120" w:before="60" w:lineRule="auto"/>
        <w:contextualSpacing w:val="0"/>
        <w:rPr/>
      </w:pPr>
      <w:bookmarkStart w:colFirst="0" w:colLast="0" w:name="_cufsvn8pspkb" w:id="44"/>
      <w:bookmarkEnd w:id="44"/>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22i47z1yaql9" w:id="45"/>
      <w:bookmarkEnd w:id="45"/>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ymbldmo9jm8b" w:id="46"/>
      <w:bookmarkEnd w:id="46"/>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lbytzzfrmggr" w:id="47"/>
      <w:bookmarkEnd w:id="47"/>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hn1m70d8c04r" w:id="48"/>
      <w:bookmarkEnd w:id="48"/>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w0rtj2tbyjg" w:id="49"/>
      <w:bookmarkEnd w:id="49"/>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clpj6vdiv7xm" w:id="50"/>
      <w:bookmarkEnd w:id="50"/>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grl3gt3ahhcb" w:id="51"/>
      <w:bookmarkEnd w:id="51"/>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46eelr2qbxdk" w:id="52"/>
      <w:bookmarkEnd w:id="52"/>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tznd3xclfw4n" w:id="53"/>
      <w:bookmarkEnd w:id="53"/>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6nh9ec6qaczm" w:id="54"/>
      <w:bookmarkEnd w:id="54"/>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pfwnwk9v12co" w:id="55"/>
      <w:bookmarkEnd w:id="55"/>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8vpw7fc4ko13" w:id="56"/>
      <w:bookmarkEnd w:id="56"/>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dluy2in5lb6q" w:id="57"/>
      <w:bookmarkEnd w:id="57"/>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iodzjmuw045f" w:id="58"/>
      <w:bookmarkEnd w:id="58"/>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kv3coymjohsq" w:id="59"/>
      <w:bookmarkEnd w:id="59"/>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nltck479zo1v" w:id="60"/>
      <w:bookmarkEnd w:id="60"/>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otpndc5g3oy9" w:id="61"/>
      <w:bookmarkEnd w:id="61"/>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6qs9vsm1veo9" w:id="62"/>
      <w:bookmarkEnd w:id="62"/>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8ykpyes3n5f" w:id="63"/>
      <w:bookmarkEnd w:id="63"/>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tcmpgpskbgpb" w:id="64"/>
      <w:bookmarkEnd w:id="64"/>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7d8m2mj2bcu1" w:id="65"/>
      <w:bookmarkEnd w:id="65"/>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kpng3fhvxyu1" w:id="66"/>
      <w:bookmarkEnd w:id="66"/>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dkcyfkgn24f" w:id="67"/>
      <w:bookmarkEnd w:id="67"/>
      <w:r w:rsidDel="00000000" w:rsidR="00000000" w:rsidRPr="00000000">
        <w:rPr>
          <w:rtl w:val="0"/>
        </w:rPr>
      </w:r>
    </w:p>
    <w:p w:rsidR="00000000" w:rsidDel="00000000" w:rsidP="00000000" w:rsidRDefault="00000000" w:rsidRPr="00000000">
      <w:pPr>
        <w:pStyle w:val="Heading4"/>
        <w:spacing w:after="120" w:before="60" w:lineRule="auto"/>
        <w:contextualSpacing w:val="0"/>
        <w:rPr/>
      </w:pPr>
      <w:bookmarkStart w:colFirst="0" w:colLast="0" w:name="_x2xeoag18eae" w:id="68"/>
      <w:bookmarkEnd w:id="68"/>
      <w:r w:rsidDel="00000000" w:rsidR="00000000" w:rsidRPr="00000000">
        <w:rPr>
          <w:rtl w:val="0"/>
        </w:rPr>
        <w:t xml:space="preserve">12</w:t>
      </w:r>
      <w:r w:rsidDel="00000000" w:rsidR="00000000" w:rsidRPr="00000000">
        <w:rPr>
          <w:rtl w:val="0"/>
        </w:rPr>
        <w:t xml:space="preserve"> - Aprovação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rFonts w:ascii="Calibri" w:cs="Calibri" w:eastAsia="Calibri" w:hAnsi="Calibri"/>
          <w:b w:val="1"/>
          <w:color w:val="ff0000"/>
          <w:sz w:val="24"/>
          <w:szCs w:val="24"/>
        </w:rPr>
      </w:pPr>
      <w:r w:rsidDel="00000000" w:rsidR="00000000" w:rsidRPr="00000000">
        <w:rPr>
          <w:rtl w:val="0"/>
        </w:rPr>
      </w:r>
    </w:p>
    <w:p w:rsidR="00000000" w:rsidDel="00000000" w:rsidP="00000000" w:rsidRDefault="00000000" w:rsidRPr="00000000">
      <w:pPr>
        <w:spacing w:after="0" w:before="0" w:lineRule="auto"/>
        <w:ind w:right="567"/>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w:t>
      </w:r>
      <w:r w:rsidDel="00000000" w:rsidR="00000000" w:rsidRPr="00000000">
        <w:rPr>
          <w:rFonts w:ascii="Calibri" w:cs="Calibri" w:eastAsia="Calibri" w:hAnsi="Calibri"/>
          <w:sz w:val="24"/>
          <w:szCs w:val="24"/>
          <w:rtl w:val="0"/>
        </w:rPr>
        <w:t xml:space="preserve">_________</w:t>
      </w:r>
      <w:r w:rsidDel="00000000" w:rsidR="00000000" w:rsidRPr="00000000">
        <w:rPr>
          <w:rFonts w:ascii="Calibri" w:cs="Calibri" w:eastAsia="Calibri" w:hAnsi="Calibri"/>
          <w:sz w:val="24"/>
          <w:szCs w:val="24"/>
          <w:rtl w:val="0"/>
        </w:rPr>
        <w:t xml:space="preserve">___________________________</w:t>
        <w:tab/>
        <w:t xml:space="preserve">___/___/___</w:t>
      </w:r>
    </w:p>
    <w:p w:rsidR="00000000" w:rsidDel="00000000" w:rsidP="00000000" w:rsidRDefault="00000000" w:rsidRPr="00000000">
      <w:pPr>
        <w:spacing w:after="0" w:before="0" w:lineRule="auto"/>
        <w:ind w:right="567"/>
        <w:contextualSpacing w:val="0"/>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16"/>
          <w:szCs w:val="16"/>
          <w:rtl w:val="0"/>
        </w:rPr>
        <w:t xml:space="preserve">   Cl</w:t>
      </w:r>
      <w:r w:rsidDel="00000000" w:rsidR="00000000" w:rsidRPr="00000000">
        <w:rPr>
          <w:rFonts w:ascii="Calibri" w:cs="Calibri" w:eastAsia="Calibri" w:hAnsi="Calibri"/>
          <w:sz w:val="16"/>
          <w:szCs w:val="16"/>
          <w:rtl w:val="0"/>
        </w:rPr>
        <w:t xml:space="preserve">iente</w:t>
      </w:r>
    </w:p>
    <w:p w:rsidR="00000000" w:rsidDel="00000000" w:rsidP="00000000" w:rsidRDefault="00000000" w:rsidRPr="00000000">
      <w:pPr>
        <w:spacing w:after="0" w:before="0" w:lineRule="auto"/>
        <w:ind w:right="567"/>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sz w:val="16"/>
          <w:szCs w:val="16"/>
          <w:rtl w:val="0"/>
        </w:rPr>
        <w:t xml:space="preserve">PetAdote</w:t>
      </w:r>
    </w:p>
    <w:p w:rsidR="00000000" w:rsidDel="00000000" w:rsidP="00000000" w:rsidRDefault="00000000" w:rsidRPr="00000000">
      <w:pPr>
        <w:spacing w:after="0" w:before="0" w:lineRule="auto"/>
        <w:ind w:right="567"/>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before="0" w:lineRule="auto"/>
        <w:ind w:right="567"/>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before="0" w:lineRule="auto"/>
        <w:ind w:right="567"/>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w:t>
        <w:tab/>
        <w:t xml:space="preserve">___/___/___</w:t>
      </w:r>
    </w:p>
    <w:p w:rsidR="00000000" w:rsidDel="00000000" w:rsidP="00000000" w:rsidRDefault="00000000" w:rsidRPr="00000000">
      <w:pPr>
        <w:spacing w:after="0" w:before="0" w:lineRule="auto"/>
        <w:ind w:right="567"/>
        <w:contextualSpacing w:val="0"/>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16"/>
          <w:szCs w:val="16"/>
          <w:rtl w:val="0"/>
        </w:rPr>
        <w:t xml:space="preserve"> Gerente do Projeto</w:t>
      </w:r>
    </w:p>
    <w:p w:rsidR="00000000" w:rsidDel="00000000" w:rsidP="00000000" w:rsidRDefault="00000000" w:rsidRPr="00000000">
      <w:pPr>
        <w:spacing w:after="0" w:before="0" w:lineRule="auto"/>
        <w:ind w:right="567"/>
        <w:contextualSpacing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Antonio Jardel Rodrigues da Silva </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4"/>
        <w:contextualSpacing w:val="0"/>
        <w:rPr/>
      </w:pPr>
      <w:bookmarkStart w:colFirst="0" w:colLast="0" w:name="_7e06vv3wgodk" w:id="69"/>
      <w:bookmarkEnd w:id="69"/>
      <w:r w:rsidDel="00000000" w:rsidR="00000000" w:rsidRPr="00000000">
        <w:rPr>
          <w:rtl w:val="0"/>
        </w:rPr>
        <w:t xml:space="preserve">13 - Fontes</w:t>
      </w:r>
    </w:p>
    <w:p w:rsidR="00000000" w:rsidDel="00000000" w:rsidP="00000000" w:rsidRDefault="00000000" w:rsidRPr="00000000">
      <w:pPr>
        <w:spacing w:after="0" w:before="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Revista Central - JAN/17: </w:t>
      </w:r>
      <w:hyperlink r:id="rId46">
        <w:r w:rsidDel="00000000" w:rsidR="00000000" w:rsidRPr="00000000">
          <w:rPr>
            <w:rFonts w:ascii="Calibri" w:cs="Calibri" w:eastAsia="Calibri" w:hAnsi="Calibri"/>
            <w:color w:val="1155cc"/>
            <w:sz w:val="24"/>
            <w:szCs w:val="24"/>
            <w:u w:val="single"/>
            <w:rtl w:val="0"/>
          </w:rPr>
          <w:t xml:space="preserve">http://revistacentral.com.br/animais-sao-retirados-do-centro-de-zoonoses-de-quixada-e-grupos-de-protecao-se-dizem-preocupados/</w:t>
        </w:r>
      </w:hyperlink>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Revista Central - JAN/17: </w:t>
      </w:r>
      <w:hyperlink r:id="rId47">
        <w:r w:rsidDel="00000000" w:rsidR="00000000" w:rsidRPr="00000000">
          <w:rPr>
            <w:rFonts w:ascii="Calibri" w:cs="Calibri" w:eastAsia="Calibri" w:hAnsi="Calibri"/>
            <w:color w:val="1155cc"/>
            <w:sz w:val="24"/>
            <w:szCs w:val="24"/>
            <w:u w:val="single"/>
            <w:rtl w:val="0"/>
          </w:rPr>
          <w:t xml:space="preserve">http://revistacentral.com.br/apaq-de-quixada-faz-campanha-para-populacao-adotar-cacho</w:t>
        </w:r>
      </w:hyperlink>
      <w:r w:rsidDel="00000000" w:rsidR="00000000" w:rsidRPr="00000000">
        <w:rPr>
          <w:rFonts w:ascii="Calibri" w:cs="Calibri" w:eastAsia="Calibri" w:hAnsi="Calibri"/>
          <w:b w:val="1"/>
          <w:sz w:val="24"/>
          <w:szCs w:val="24"/>
          <w:rtl w:val="0"/>
        </w:rPr>
        <w:t xml:space="preserve"> </w:t>
      </w:r>
      <w:hyperlink r:id="rId48">
        <w:r w:rsidDel="00000000" w:rsidR="00000000" w:rsidRPr="00000000">
          <w:rPr>
            <w:rFonts w:ascii="Calibri" w:cs="Calibri" w:eastAsia="Calibri" w:hAnsi="Calibri"/>
            <w:color w:val="1155cc"/>
            <w:sz w:val="24"/>
            <w:szCs w:val="24"/>
            <w:u w:val="single"/>
            <w:rtl w:val="0"/>
          </w:rPr>
          <w:t xml:space="preserve">rros-abandonados-no-ccz/</w:t>
        </w:r>
      </w:hyperlink>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Revista Central - FEV/17:</w:t>
      </w:r>
      <w:r w:rsidDel="00000000" w:rsidR="00000000" w:rsidRPr="00000000">
        <w:rPr>
          <w:rtl w:val="0"/>
        </w:rPr>
      </w:r>
    </w:p>
    <w:p w:rsidR="00000000" w:rsidDel="00000000" w:rsidP="00000000" w:rsidRDefault="00000000" w:rsidRPr="00000000">
      <w:pPr>
        <w:contextualSpacing w:val="0"/>
        <w:rPr>
          <w:rFonts w:ascii="Calibri" w:cs="Calibri" w:eastAsia="Calibri" w:hAnsi="Calibri"/>
          <w:b w:val="1"/>
          <w:sz w:val="24"/>
          <w:szCs w:val="24"/>
        </w:rPr>
      </w:pPr>
      <w:hyperlink r:id="rId49">
        <w:r w:rsidDel="00000000" w:rsidR="00000000" w:rsidRPr="00000000">
          <w:rPr>
            <w:rFonts w:ascii="Calibri" w:cs="Calibri" w:eastAsia="Calibri" w:hAnsi="Calibri"/>
            <w:color w:val="1155cc"/>
            <w:sz w:val="24"/>
            <w:szCs w:val="24"/>
            <w:u w:val="single"/>
            <w:rtl w:val="0"/>
          </w:rPr>
          <w:t xml:space="preserve">http://revistacentral.com.br/polemica-grupo-4-patas-denuncia-maus-tratos-aos-cachorros-no-ccz-de-quixada-diretor-nega/</w:t>
        </w:r>
      </w:hyperlink>
      <w:r w:rsidDel="00000000" w:rsidR="00000000" w:rsidRPr="00000000">
        <w:rPr>
          <w:rtl w:val="0"/>
        </w:rPr>
      </w:r>
    </w:p>
    <w:sectPr>
      <w:headerReference r:id="rId50" w:type="default"/>
      <w:headerReference r:id="rId51" w:type="first"/>
      <w:footerReference r:id="rId52" w:type="default"/>
      <w:footerReference r:id="rId53" w:type="first"/>
      <w:pgSz w:h="16838" w:w="11906"/>
      <w:pgMar w:bottom="1133.8582677165355" w:top="1133.8582677165355" w:left="1133.8582677165355" w:right="1133.8582677165355" w:head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ittbarski Santos" w:id="0" w:date="2017-05-17T04:54:3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CONDIÇÃO DA PESQUISA</w:t>
      </w:r>
    </w:p>
  </w:comment>
  <w:comment w:author="Littbarski Santos" w:id="1" w:date="2017-05-17T04:54:3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CONDIÇÃO DA PESQUISA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right" w:pos="5572"/>
        <w:tab w:val="left" w:pos="6946"/>
        <w:tab w:val="left" w:pos="7797"/>
        <w:tab w:val="left" w:pos="9072"/>
      </w:tabs>
      <w:spacing w:after="1117" w:lineRule="auto"/>
      <w:contextualSpacing w:val="0"/>
      <w:jc w:val="center"/>
      <w:rPr>
        <w:rFonts w:ascii="Calibri" w:cs="Calibri" w:eastAsia="Calibri" w:hAnsi="Calibri"/>
        <w:b w:val="1"/>
        <w:i w:val="1"/>
      </w:rPr>
    </w:pPr>
    <w:r w:rsidDel="00000000" w:rsidR="00000000" w:rsidRPr="00000000">
      <w:rPr>
        <w:rFonts w:ascii="Calibri" w:cs="Calibri" w:eastAsia="Calibri" w:hAnsi="Calibri"/>
        <w:b w:val="1"/>
        <w:i w:val="1"/>
        <w:sz w:val="22"/>
        <w:szCs w:val="22"/>
        <w:rtl w:val="0"/>
      </w:rPr>
      <w:t xml:space="preserve">Pet Adote - Página </w:t>
    </w:r>
    <w:r w:rsidDel="00000000" w:rsidR="00000000" w:rsidRPr="00000000">
      <w:rPr>
        <w:rFonts w:ascii="Calibri" w:cs="Calibri" w:eastAsia="Calibri" w:hAnsi="Calibri"/>
        <w:b w:val="1"/>
        <w:i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1117"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before="1440" w:lineRule="auto"/>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contextualSpacing w:val="0"/>
      <w:jc w:val="left"/>
      <w:rPr>
        <w:rFonts w:ascii="Calibri" w:cs="Calibri" w:eastAsia="Calibri" w:hAnsi="Calibri"/>
        <w:sz w:val="24"/>
        <w:szCs w:val="24"/>
      </w:rPr>
    </w:pPr>
    <w:r w:rsidDel="00000000" w:rsidR="00000000" w:rsidRPr="00000000">
      <w:rPr>
        <w:rtl w:val="0"/>
      </w:rPr>
    </w:r>
  </w:p>
  <w:tbl>
    <w:tblPr>
      <w:tblStyle w:val="Table7"/>
      <w:tblW w:w="90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5"/>
      <w:gridCol w:w="4095"/>
      <w:gridCol w:w="1365"/>
      <w:gridCol w:w="1800"/>
      <w:tblGridChange w:id="0">
        <w:tblGrid>
          <w:gridCol w:w="1815"/>
          <w:gridCol w:w="4095"/>
          <w:gridCol w:w="1365"/>
          <w:gridCol w:w="1800"/>
        </w:tblGrid>
      </w:tblGridChange>
    </w:tblGrid>
    <w:tr>
      <w:tc>
        <w:tcPr>
          <w:tcBorders>
            <w:top w:color="d9d9d9" w:space="0" w:sz="4" w:val="single"/>
            <w:left w:color="d9d9d9" w:space="0" w:sz="4" w:val="single"/>
            <w:bottom w:color="d9d9d9" w:space="0" w:sz="4" w:val="single"/>
            <w:right w:color="d9d9d9" w:space="0" w:sz="4" w:val="single"/>
          </w:tcBorders>
          <w:shd w:fill="ffffff" w:val="clear"/>
        </w:tcPr>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727693" cy="376238"/>
                <wp:effectExtent b="0" l="0" r="0" t="0"/>
                <wp:docPr id="28" name="image61.jpg"/>
                <a:graphic>
                  <a:graphicData uri="http://schemas.openxmlformats.org/drawingml/2006/picture">
                    <pic:pic>
                      <pic:nvPicPr>
                        <pic:cNvPr id="0" name="image61.jpg"/>
                        <pic:cNvPicPr preferRelativeResize="0"/>
                      </pic:nvPicPr>
                      <pic:blipFill>
                        <a:blip r:embed="rId1"/>
                        <a:srcRect b="0" l="0" r="0" t="0"/>
                        <a:stretch>
                          <a:fillRect/>
                        </a:stretch>
                      </pic:blipFill>
                      <pic:spPr>
                        <a:xfrm>
                          <a:off x="0" y="0"/>
                          <a:ext cx="727693" cy="376238"/>
                        </a:xfrm>
                        <a:prstGeom prst="rect"/>
                        <a:ln/>
                      </pic:spPr>
                    </pic:pic>
                  </a:graphicData>
                </a:graphic>
              </wp:inline>
            </w:drawing>
          </w:r>
          <w:r w:rsidDel="00000000" w:rsidR="00000000" w:rsidRPr="00000000">
            <w:rPr>
              <w:rtl w:val="0"/>
            </w:rPr>
          </w:r>
        </w:p>
      </w:tc>
      <w:tc>
        <w:tcPr>
          <w:gridSpan w:val="3"/>
          <w:tcBorders>
            <w:top w:color="d9d9d9" w:space="0" w:sz="4" w:val="single"/>
            <w:left w:color="d9d9d9" w:space="0" w:sz="4" w:val="single"/>
            <w:bottom w:color="d9d9d9" w:space="0" w:sz="4" w:val="single"/>
            <w:right w:color="d9d9d9" w:space="0" w:sz="4" w:val="single"/>
          </w:tcBorders>
          <w:shd w:fill="ffffff" w:val="clear"/>
        </w:tcPr>
        <w:p w:rsidR="00000000" w:rsidDel="00000000" w:rsidP="00000000" w:rsidRDefault="00000000" w:rsidRPr="00000000">
          <w:pPr>
            <w:spacing w:line="276" w:lineRule="auto"/>
            <w:contextualSpacing w:val="0"/>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PetAdote</w:t>
          </w:r>
        </w:p>
      </w:tc>
    </w:tr>
    <w:tr>
      <w:tc>
        <w:tcPr>
          <w:gridSpan w:val="2"/>
          <w:tcBorders>
            <w:top w:color="d9d9d9" w:space="0" w:sz="4" w:val="single"/>
            <w:left w:color="d9d9d9" w:space="0" w:sz="4" w:val="single"/>
            <w:bottom w:color="d9d9d9" w:space="0" w:sz="4" w:val="single"/>
            <w:right w:color="d9d9d9" w:space="0" w:sz="4" w:val="single"/>
          </w:tcBorders>
          <w:shd w:fill="ffffff" w:val="clear"/>
        </w:tcPr>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Responsáveis: Antonio Jardel Rodrigues, Carlos Littbarski S.S e </w:t>
          </w:r>
          <w:r w:rsidDel="00000000" w:rsidR="00000000" w:rsidRPr="00000000">
            <w:rPr>
              <w:rFonts w:ascii="Calibri" w:cs="Calibri" w:eastAsia="Calibri" w:hAnsi="Calibri"/>
              <w:color w:val="000000"/>
              <w:sz w:val="24"/>
              <w:szCs w:val="24"/>
              <w:rtl w:val="0"/>
            </w:rPr>
            <w:t xml:space="preserve">Deijacir Fernando</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ffffff" w:val="clear"/>
        </w:tcPr>
        <w:p w:rsidR="00000000" w:rsidDel="00000000" w:rsidP="00000000" w:rsidRDefault="00000000" w:rsidRPr="00000000">
          <w:pPr>
            <w:spacing w:line="276"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PetAdote</w:t>
          </w:r>
        </w:p>
      </w:tc>
      <w:tc>
        <w:tcPr>
          <w:tcBorders>
            <w:top w:color="d9d9d9" w:space="0" w:sz="4" w:val="single"/>
            <w:left w:color="d9d9d9" w:space="0" w:sz="4" w:val="single"/>
            <w:bottom w:color="d9d9d9" w:space="0" w:sz="4" w:val="single"/>
            <w:right w:color="d9d9d9" w:space="0" w:sz="4" w:val="single"/>
          </w:tcBorders>
          <w:shd w:fill="ffffff" w:val="clear"/>
        </w:tcPr>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PJS-02</w:t>
          </w:r>
        </w:p>
      </w:tc>
    </w:tr>
    <w:tr>
      <w:tc>
        <w:tcPr>
          <w:gridSpan w:val="3"/>
          <w:tcBorders>
            <w:top w:color="d9d9d9" w:space="0" w:sz="4" w:val="single"/>
            <w:left w:color="d9d9d9" w:space="0" w:sz="4" w:val="single"/>
            <w:bottom w:color="d9d9d9" w:space="0" w:sz="4" w:val="single"/>
            <w:right w:color="d9d9d9" w:space="0" w:sz="4" w:val="single"/>
          </w:tcBorders>
          <w:shd w:fill="ffffff" w:val="clear"/>
        </w:tcPr>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Formulário: Especificação de Requisitos de Software</w:t>
          </w:r>
        </w:p>
      </w:tc>
      <w:tc>
        <w:tcPr>
          <w:tcBorders>
            <w:top w:color="d9d9d9" w:space="0" w:sz="4" w:val="single"/>
            <w:left w:color="d9d9d9" w:space="0" w:sz="4" w:val="single"/>
            <w:bottom w:color="d9d9d9" w:space="0" w:sz="4" w:val="single"/>
            <w:right w:color="d9d9d9" w:space="0" w:sz="4" w:val="single"/>
          </w:tcBorders>
          <w:shd w:fill="ffffff" w:val="clear"/>
        </w:tcPr>
        <w:p w:rsidR="00000000" w:rsidDel="00000000" w:rsidP="00000000" w:rsidRDefault="00000000" w:rsidRPr="00000000">
          <w:pPr>
            <w:spacing w:line="276" w:lineRule="auto"/>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Versão 1.7</w:t>
          </w:r>
          <w:r w:rsidDel="00000000" w:rsidR="00000000" w:rsidRPr="00000000">
            <w:rPr>
              <w:rtl w:val="0"/>
            </w:rPr>
          </w:r>
        </w:p>
      </w:tc>
    </w:tr>
  </w:tbl>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shd w:fill="auto" w:val="clear"/>
        <w:vertAlign w:val="baseline"/>
        <w:lang w:val="pt-BR"/>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contextualSpacing w:val="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contextualSpacing w:val="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spacing w:after="40" w:before="240" w:lineRule="auto"/>
      <w:jc w:val="both"/>
    </w:pPr>
    <w:rPr>
      <w:rFonts w:ascii="Calibri" w:cs="Calibri" w:eastAsia="Calibri" w:hAnsi="Calibri"/>
      <w:b w:val="1"/>
      <w:sz w:val="24"/>
      <w:szCs w:val="24"/>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contextualSpacing w:val="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contextualSpacing w:val="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rPr/>
    <w:tblPr>
      <w:tblStyleRowBandSize w:val="1"/>
      <w:tblStyleColBandSize w:val="1"/>
      <w:tblCellMar>
        <w:top w:w="0.0" w:type="dxa"/>
        <w:left w:w="115.0" w:type="dxa"/>
        <w:bottom w:w="0.0" w:type="dxa"/>
        <w:right w:w="115.0" w:type="dxa"/>
      </w:tblCellMar>
    </w:tblPr>
  </w:style>
  <w:style w:type="table" w:styleId="Table2">
    <w:basedOn w:val="TableNormal"/>
    <w:pPr/>
    <w:rPr/>
    <w:tblPr>
      <w:tblStyleRowBandSize w:val="1"/>
      <w:tblStyleColBandSize w:val="1"/>
      <w:tblCellMar>
        <w:top w:w="0.0" w:type="dxa"/>
        <w:left w:w="115.0" w:type="dxa"/>
        <w:bottom w:w="0.0" w:type="dxa"/>
        <w:right w:w="115.0" w:type="dxa"/>
      </w:tblCellMar>
    </w:tblPr>
  </w:style>
  <w:style w:type="table" w:styleId="Table3">
    <w:basedOn w:val="TableNormal"/>
    <w:pPr/>
    <w:rPr/>
    <w:tblPr>
      <w:tblStyleRowBandSize w:val="1"/>
      <w:tblStyleColBandSize w:val="1"/>
      <w:tblCellMar>
        <w:top w:w="0.0" w:type="dxa"/>
        <w:left w:w="115.0" w:type="dxa"/>
        <w:bottom w:w="0.0" w:type="dxa"/>
        <w:right w:w="115.0" w:type="dxa"/>
      </w:tblCellMar>
    </w:tblPr>
  </w:style>
  <w:style w:type="table" w:styleId="Table4">
    <w:basedOn w:val="TableNormal"/>
    <w:pPr/>
    <w:rPr/>
    <w:tblPr>
      <w:tblStyleRowBandSize w:val="1"/>
      <w:tblStyleColBandSize w:val="1"/>
      <w:tblCellMar>
        <w:top w:w="0.0" w:type="dxa"/>
        <w:left w:w="115.0" w:type="dxa"/>
        <w:bottom w:w="0.0" w:type="dxa"/>
        <w:right w:w="115.0" w:type="dxa"/>
      </w:tblCellMar>
    </w:tblPr>
  </w:style>
  <w:style w:type="table" w:styleId="Table5">
    <w:basedOn w:val="TableNormal"/>
    <w:pPr/>
    <w:rPr/>
    <w:tblPr>
      <w:tblStyleRowBandSize w:val="1"/>
      <w:tblStyleColBandSize w:val="1"/>
      <w:tblCellMar>
        <w:top w:w="0.0" w:type="dxa"/>
        <w:left w:w="115.0" w:type="dxa"/>
        <w:bottom w:w="0.0" w:type="dxa"/>
        <w:right w:w="115.0" w:type="dxa"/>
      </w:tblCellMar>
    </w:tblPr>
  </w:style>
  <w:style w:type="table" w:styleId="Table6">
    <w:basedOn w:val="TableNormal"/>
    <w:pPr/>
    <w:rPr/>
    <w:tblPr>
      <w:tblStyleRowBandSize w:val="1"/>
      <w:tblStyleColBandSize w:val="1"/>
      <w:tblCellMar>
        <w:top w:w="0.0" w:type="dxa"/>
        <w:left w:w="115.0" w:type="dxa"/>
        <w:bottom w:w="0.0" w:type="dxa"/>
        <w:right w:w="115.0" w:type="dxa"/>
      </w:tblCellMar>
    </w:tblPr>
  </w:style>
  <w:style w:type="table" w:styleId="Table7">
    <w:basedOn w:val="TableNormal"/>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jpg"/><Relationship Id="rId42" Type="http://schemas.openxmlformats.org/officeDocument/2006/relationships/image" Target="media/image15.jpg"/><Relationship Id="rId41" Type="http://schemas.openxmlformats.org/officeDocument/2006/relationships/image" Target="media/image29.jpg"/><Relationship Id="rId44" Type="http://schemas.openxmlformats.org/officeDocument/2006/relationships/image" Target="media/image78.jpg"/><Relationship Id="rId43" Type="http://schemas.openxmlformats.org/officeDocument/2006/relationships/image" Target="media/image17.jpg"/><Relationship Id="rId46" Type="http://schemas.openxmlformats.org/officeDocument/2006/relationships/hyperlink" Target="http://revistacentral.com.br/animais-sao-retirados-do-centro-de-zoonoses-de-quixada-e-grupos-de-protecao-se-dizem-preocupados/" TargetMode="External"/><Relationship Id="rId45" Type="http://schemas.openxmlformats.org/officeDocument/2006/relationships/image" Target="media/image13.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hyperlink" Target="http://revistacentral.com.br/apaq-de-quixada-faz-campanha-para-populacao-adotar-cachorros-abandonados-no-ccz/" TargetMode="External"/><Relationship Id="rId47" Type="http://schemas.openxmlformats.org/officeDocument/2006/relationships/hyperlink" Target="http://revistacentral.com.br/apaq-de-quixada-faz-campanha-para-populacao-adotar-cachorros-abandonados-no-ccz/" TargetMode="External"/><Relationship Id="rId49" Type="http://schemas.openxmlformats.org/officeDocument/2006/relationships/hyperlink" Target="http://revistacentral.com.br/polemica-grupo-4-patas-denuncia-maus-tratos-aos-cachorros-no-ccz-de-quixada-diretor-nega/" TargetMode="External"/><Relationship Id="rId5" Type="http://schemas.openxmlformats.org/officeDocument/2006/relationships/styles" Target="styles.xml"/><Relationship Id="rId6" Type="http://schemas.openxmlformats.org/officeDocument/2006/relationships/image" Target="media/image28.jpg"/><Relationship Id="rId7" Type="http://schemas.openxmlformats.org/officeDocument/2006/relationships/image" Target="media/image49.jpg"/><Relationship Id="rId8" Type="http://schemas.openxmlformats.org/officeDocument/2006/relationships/image" Target="media/image81.png"/><Relationship Id="rId31" Type="http://schemas.openxmlformats.org/officeDocument/2006/relationships/image" Target="media/image60.jpg"/><Relationship Id="rId30" Type="http://schemas.openxmlformats.org/officeDocument/2006/relationships/image" Target="media/image50.jpg"/><Relationship Id="rId33" Type="http://schemas.openxmlformats.org/officeDocument/2006/relationships/image" Target="media/image62.jpg"/><Relationship Id="rId32" Type="http://schemas.openxmlformats.org/officeDocument/2006/relationships/image" Target="media/image66.jpg"/><Relationship Id="rId35" Type="http://schemas.openxmlformats.org/officeDocument/2006/relationships/image" Target="media/image77.jpg"/><Relationship Id="rId34" Type="http://schemas.openxmlformats.org/officeDocument/2006/relationships/image" Target="media/image46.jpg"/><Relationship Id="rId37" Type="http://schemas.openxmlformats.org/officeDocument/2006/relationships/image" Target="media/image65.jpg"/><Relationship Id="rId36" Type="http://schemas.openxmlformats.org/officeDocument/2006/relationships/image" Target="media/image63.jpg"/><Relationship Id="rId39" Type="http://schemas.openxmlformats.org/officeDocument/2006/relationships/image" Target="media/image39.jpg"/><Relationship Id="rId38" Type="http://schemas.openxmlformats.org/officeDocument/2006/relationships/image" Target="media/image43.jpg"/><Relationship Id="rId20" Type="http://schemas.openxmlformats.org/officeDocument/2006/relationships/image" Target="media/image37.png"/><Relationship Id="rId22" Type="http://schemas.openxmlformats.org/officeDocument/2006/relationships/image" Target="media/image18.png"/><Relationship Id="rId21" Type="http://schemas.openxmlformats.org/officeDocument/2006/relationships/image" Target="media/image2.png"/><Relationship Id="rId24" Type="http://schemas.openxmlformats.org/officeDocument/2006/relationships/image" Target="media/image76.png"/><Relationship Id="rId23" Type="http://schemas.openxmlformats.org/officeDocument/2006/relationships/image" Target="media/image67.png"/><Relationship Id="rId26" Type="http://schemas.openxmlformats.org/officeDocument/2006/relationships/image" Target="media/image51.jpg"/><Relationship Id="rId25" Type="http://schemas.openxmlformats.org/officeDocument/2006/relationships/image" Target="media/image80.jpg"/><Relationship Id="rId28" Type="http://schemas.openxmlformats.org/officeDocument/2006/relationships/image" Target="media/image36.jpg"/><Relationship Id="rId27" Type="http://schemas.openxmlformats.org/officeDocument/2006/relationships/image" Target="media/image42.jpg"/><Relationship Id="rId29" Type="http://schemas.openxmlformats.org/officeDocument/2006/relationships/image" Target="media/image47.jpg"/><Relationship Id="rId51" Type="http://schemas.openxmlformats.org/officeDocument/2006/relationships/header" Target="header2.xml"/><Relationship Id="rId50" Type="http://schemas.openxmlformats.org/officeDocument/2006/relationships/header" Target="header1.xm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20.png"/><Relationship Id="rId10" Type="http://schemas.openxmlformats.org/officeDocument/2006/relationships/image" Target="media/image19.png"/><Relationship Id="rId13" Type="http://schemas.openxmlformats.org/officeDocument/2006/relationships/image" Target="media/image16.png"/><Relationship Id="rId12" Type="http://schemas.openxmlformats.org/officeDocument/2006/relationships/image" Target="media/image38.png"/><Relationship Id="rId15" Type="http://schemas.openxmlformats.org/officeDocument/2006/relationships/image" Target="media/image71.png"/><Relationship Id="rId14" Type="http://schemas.openxmlformats.org/officeDocument/2006/relationships/image" Target="media/image7.png"/><Relationship Id="rId17" Type="http://schemas.openxmlformats.org/officeDocument/2006/relationships/image" Target="media/image52.png"/><Relationship Id="rId16" Type="http://schemas.openxmlformats.org/officeDocument/2006/relationships/image" Target="media/image40.png"/><Relationship Id="rId19" Type="http://schemas.openxmlformats.org/officeDocument/2006/relationships/image" Target="media/image68.png"/><Relationship Id="rId18" Type="http://schemas.openxmlformats.org/officeDocument/2006/relationships/image" Target="media/image70.png"/></Relationships>
</file>

<file path=word/_rels/header2.xml.rels><?xml version="1.0" encoding="UTF-8" standalone="yes"?><Relationships xmlns="http://schemas.openxmlformats.org/package/2006/relationships"><Relationship Id="rId1" Type="http://schemas.openxmlformats.org/officeDocument/2006/relationships/image" Target="media/image61.jpg"/></Relationships>
</file>